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72809A2A" w14:textId="05772297" w:rsidR="00427D7A" w:rsidRDefault="00427D7A" w:rsidP="00427D7A">
      <w:pPr>
        <w:pStyle w:val="Subtitle"/>
      </w:pPr>
      <w:r>
        <w:t xml:space="preserve">Kaitlin Palmer, Fabio </w:t>
      </w:r>
      <w:proofErr w:type="spellStart"/>
      <w:r>
        <w:t>Frazao</w:t>
      </w:r>
      <w:proofErr w:type="spellEnd"/>
      <w:r>
        <w:t>, Jenn Waldichuck</w:t>
      </w:r>
      <w:r>
        <w:rPr>
          <w:vertAlign w:val="superscript"/>
        </w:rPr>
        <w:t>3</w:t>
      </w:r>
      <w:r>
        <w:t>, April Houweling</w:t>
      </w:r>
      <w:r>
        <w:rPr>
          <w:vertAlign w:val="superscript"/>
        </w:rPr>
        <w:t>3,4</w:t>
      </w:r>
      <w:r>
        <w:t xml:space="preserve">, James Pilkington, Harald </w:t>
      </w:r>
      <w:proofErr w:type="spellStart"/>
      <w:r>
        <w:t>Yurk</w:t>
      </w:r>
      <w:proofErr w:type="spellEnd"/>
      <w:r>
        <w:t xml:space="preserve">, Holger </w:t>
      </w:r>
      <w:proofErr w:type="spellStart"/>
      <w:r>
        <w:t>Klinck</w:t>
      </w:r>
      <w:proofErr w:type="spellEnd"/>
      <w:r>
        <w:t xml:space="preserve">, Lucy Quale, 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t xml:space="preserve"> (listed on DFO data?), Lauren </w:t>
      </w:r>
      <w:proofErr w:type="spellStart"/>
      <w:r>
        <w:t>Laturnus</w:t>
      </w:r>
      <w:proofErr w:type="spellEnd"/>
      <w:r>
        <w:t xml:space="preserve">, </w:t>
      </w:r>
      <w:r>
        <w:rPr>
          <w:lang w:val="en-CA"/>
        </w:rPr>
        <w:t>Olivia Murphy (on SIMRES metadata?),</w:t>
      </w:r>
      <w:r>
        <w:t xml:space="preserve"> </w:t>
      </w:r>
      <w:r w:rsidR="000218CE" w:rsidRPr="000218CE">
        <w:t>Desiree Bulger</w:t>
      </w:r>
      <w:r w:rsidR="000218CE">
        <w:t xml:space="preserve">, </w:t>
      </w:r>
      <w:r w:rsidR="000218CE" w:rsidRPr="000218CE">
        <w:t>Tristan Gale</w:t>
      </w:r>
      <w:r>
        <w:t xml:space="preserve">, </w:t>
      </w:r>
      <w:proofErr w:type="spellStart"/>
      <w:r>
        <w:t>Amalis</w:t>
      </w:r>
      <w:proofErr w:type="spellEnd"/>
      <w:r>
        <w:t xml:space="preserve"> </w:t>
      </w:r>
      <w:proofErr w:type="spellStart"/>
      <w:r>
        <w:t>Riera</w:t>
      </w:r>
      <w:proofErr w:type="spellEnd"/>
      <w:r>
        <w:t xml:space="preserve"> </w:t>
      </w:r>
      <w:proofErr w:type="spellStart"/>
      <w:r>
        <w:t>Vuibert</w:t>
      </w:r>
      <w:proofErr w:type="spellEnd"/>
      <w:r>
        <w:t>, Alex Harris, Emma Cummings, 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2D29F703" w:rsidR="00666A1C" w:rsidRDefault="00666A1C">
      <w:ins w:id="1" w:author="Kaitlin Palmer" w:date="2024-02-10T09:57:00Z">
        <w:r>
          <w:t>Please fill in your own affiliations</w:t>
        </w:r>
      </w:ins>
    </w:p>
    <w:p w14:paraId="3DF6090E" w14:textId="77777777" w:rsidR="00427D7A" w:rsidRPr="00666A1C" w:rsidRDefault="00427D7A" w:rsidP="00427D7A"/>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w:t>
      </w:r>
      <w:proofErr w:type="gramStart"/>
      <w:r>
        <w:t>mammals</w:t>
      </w:r>
      <w:proofErr w:type="gramEnd"/>
      <w:r>
        <w:t xml:space="preserve">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0A109458" w:rsidR="00E405C9" w:rsidRDefault="00250EBC" w:rsidP="00E57C88">
      <w:r>
        <w:t>Killer whales (</w:t>
      </w:r>
      <w:r w:rsidRPr="00D85BFE">
        <w:rPr>
          <w:i/>
          <w:iCs/>
        </w:rPr>
        <w:t>Orcinus orca</w:t>
      </w:r>
      <w:r>
        <w:t xml:space="preserve">) </w:t>
      </w:r>
      <w:r w:rsidR="008D65F3">
        <w:t xml:space="preserve">are found in all oceans of the world, and </w:t>
      </w:r>
      <w:r>
        <w:t xml:space="preserve">are arguably one of the best studied </w:t>
      </w:r>
      <w:r w:rsidR="00D85BFE">
        <w:t>cetacean species</w:t>
      </w:r>
      <w:r>
        <w:t>.</w:t>
      </w:r>
      <w:r w:rsidR="008D65F3">
        <w:t xml:space="preserve"> </w:t>
      </w:r>
      <w:r>
        <w:t xml:space="preserve"> </w:t>
      </w:r>
      <w:r w:rsidR="008D65F3" w:rsidRPr="00D85BFE">
        <w:t xml:space="preserve">Salish Sea and adjacent coastal waters, there are genetically and culturally distinct lineages of killer whales that overlap in distribution. </w:t>
      </w:r>
      <w:r w:rsidR="00D17D1C" w:rsidRPr="00D85BFE">
        <w:t>These lineages</w:t>
      </w:r>
      <w:r w:rsidR="008D65F3" w:rsidRPr="00D85BFE">
        <w:t xml:space="preserve"> include </w:t>
      </w:r>
      <w:r w:rsidR="008D65F3">
        <w:t xml:space="preserve">three </w:t>
      </w:r>
      <w:r>
        <w:t>ecotypes</w:t>
      </w:r>
      <w:r w:rsidR="00D85BFE">
        <w:t xml:space="preserve"> </w:t>
      </w:r>
      <w:r w:rsidR="008D65F3">
        <w:t>and four populations</w:t>
      </w:r>
      <w:r w:rsidR="00D85BFE">
        <w:t>. The three ecotypes are resident, transient and offshore</w:t>
      </w:r>
      <w:r w:rsidR="00EE03EF">
        <w:t xml:space="preserve"> (Baird and Stacy 1988, </w:t>
      </w:r>
      <w:proofErr w:type="spellStart"/>
      <w:r w:rsidR="00EE03EF">
        <w:t>Balcomb</w:t>
      </w:r>
      <w:proofErr w:type="spellEnd"/>
      <w:r w:rsidR="00EE03EF">
        <w:t xml:space="preserve"> KC, Bigg MA 1986</w:t>
      </w:r>
      <w:r w:rsidR="00EE03EF">
        <w:t xml:space="preserve">, </w:t>
      </w:r>
      <w:r w:rsidR="00D019A3">
        <w:t xml:space="preserve">Ford et al. 1998, </w:t>
      </w:r>
      <w:r w:rsidR="00EE03EF">
        <w:t xml:space="preserve">de </w:t>
      </w:r>
      <w:proofErr w:type="spellStart"/>
      <w:r w:rsidR="00EE03EF">
        <w:t>Bruyn</w:t>
      </w:r>
      <w:proofErr w:type="spellEnd"/>
      <w:r w:rsidR="00EE03EF">
        <w:t xml:space="preserve"> et al. 2013)</w:t>
      </w:r>
      <w:r w:rsidR="00D85BFE">
        <w:t>.</w:t>
      </w:r>
      <w:r w:rsidR="00EE03EF">
        <w:t xml:space="preserve"> These populations are known to co-</w:t>
      </w:r>
      <w:r w:rsidR="00EE03EF">
        <w:lastRenderedPageBreak/>
        <w:t>habitat the same areas but do not interbreed.</w:t>
      </w:r>
      <w:r w:rsidR="00D85BFE">
        <w:t xml:space="preserve"> Populations within the resident ecotype include</w:t>
      </w:r>
      <w:r>
        <w:t xml:space="preserve"> Southern </w:t>
      </w:r>
      <w:r w:rsidR="008D65F3">
        <w:t xml:space="preserve">Resident </w:t>
      </w:r>
      <w:r>
        <w:t>killer whale</w:t>
      </w:r>
      <w:r w:rsidR="008D65F3">
        <w:t xml:space="preserve"> (SRKW), Northern Resident killer whale</w:t>
      </w:r>
      <w:r>
        <w:t xml:space="preserve"> (</w:t>
      </w:r>
      <w:r w:rsidR="008D65F3">
        <w:t>NRKW</w:t>
      </w:r>
      <w:r w:rsidRPr="00D85BFE">
        <w:t xml:space="preserve">), </w:t>
      </w:r>
      <w:r w:rsidR="008D65F3" w:rsidRPr="00D85BFE">
        <w:t xml:space="preserve">West Coast Bigg's (Transient) </w:t>
      </w:r>
      <w:r>
        <w:t>killer whales</w:t>
      </w:r>
      <w:r w:rsidR="008D65F3">
        <w:t xml:space="preserve"> (Bigg’s)</w:t>
      </w:r>
      <w:r>
        <w:t xml:space="preserve">, and </w:t>
      </w:r>
      <w:r w:rsidR="008D65F3">
        <w:t xml:space="preserve">Offshore </w:t>
      </w:r>
      <w:r>
        <w:t>killer whales</w:t>
      </w:r>
      <w:r w:rsidR="008D65F3">
        <w:t xml:space="preserve"> (OKW)</w:t>
      </w:r>
      <w:r>
        <w:t xml:space="preserve">. </w:t>
      </w:r>
      <w:r w:rsidR="008D65F3" w:rsidRPr="00D85BFE">
        <w:t xml:space="preserve">Each killer whale population is ecologically specialized through their seasonal distributions, social structure, and </w:t>
      </w:r>
      <w:r w:rsidR="00D17D1C" w:rsidRPr="00D85BFE">
        <w:t>behavior</w:t>
      </w:r>
      <w:r w:rsidR="008D65F3" w:rsidRPr="00D85BFE">
        <w:t xml:space="preserve"> which may be a consequence of differences in their 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598291BD"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r w:rsidR="00427D7A">
        <w:t>kHz</w:t>
      </w:r>
      <w:r w:rsidR="00C12469">
        <w:t>.</w:t>
      </w:r>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lastRenderedPageBreak/>
        <w:t>Methods</w:t>
      </w:r>
    </w:p>
    <w:p w14:paraId="21A2F944" w14:textId="77777777" w:rsidR="002E6980" w:rsidRPr="002E6980" w:rsidRDefault="002E6980" w:rsidP="002E6980"/>
    <w:p w14:paraId="6B7899BC" w14:textId="18ADDEE8" w:rsidR="00EE183D" w:rsidRDefault="002E6980" w:rsidP="002E6980">
      <w:r>
        <w:t>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w:t>
      </w:r>
      <w:proofErr w:type="gramStart"/>
      <w:r>
        <w:t>e.g.</w:t>
      </w:r>
      <w:proofErr w:type="gramEnd"/>
      <w:r>
        <w:t xml:space="preserve">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w:lastRenderedPageBreak/>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r w:rsidR="00297979">
                                <w:fldChar w:fldCharType="begin"/>
                              </w:r>
                              <w:r w:rsidR="00297979">
                                <w:instrText xml:space="preserve"> SEQ Figure \* ARABIC </w:instrText>
                              </w:r>
                              <w:r w:rsidR="00297979">
                                <w:fldChar w:fldCharType="separate"/>
                              </w:r>
                              <w:r>
                                <w:rPr>
                                  <w:noProof/>
                                </w:rPr>
                                <w:t>1</w:t>
                              </w:r>
                              <w:r w:rsidR="00297979">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8"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r w:rsidR="00297979">
                          <w:fldChar w:fldCharType="begin"/>
                        </w:r>
                        <w:r w:rsidR="00297979">
                          <w:instrText xml:space="preserve"> SEQ Figure \* ARABIC </w:instrText>
                        </w:r>
                        <w:r w:rsidR="00297979">
                          <w:fldChar w:fldCharType="separate"/>
                        </w:r>
                        <w:r>
                          <w:rPr>
                            <w:noProof/>
                          </w:rPr>
                          <w:t>1</w:t>
                        </w:r>
                        <w:r w:rsidR="00297979">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Building such a dataset is challenging and often cost prohibitive for a single organization. Thus, in this effort we have combined smaller annotated datasets from multiple commercial, non-commercial, and 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lastRenderedPageBreak/>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3488FE77" w:rsidR="00A966D6" w:rsidRDefault="00427D7A" w:rsidP="006D74B9">
      <w:r>
        <w:t>The overall challenge dataset contains audio and annotations provided by a collaboration of businesses, not-for-profits and governmental organizations</w:t>
      </w:r>
      <w:r w:rsidR="00B31365">
        <w:t xml:space="preserve"> (</w:t>
      </w:r>
      <w:r w:rsidR="00B31365">
        <w:fldChar w:fldCharType="begin"/>
      </w:r>
      <w:r w:rsidR="00B31365">
        <w:instrText xml:space="preserve"> REF _Ref160180346 \h </w:instrText>
      </w:r>
      <w:r w:rsidR="00B31365">
        <w:fldChar w:fldCharType="separate"/>
      </w:r>
      <w:r w:rsidR="00B31365">
        <w:t xml:space="preserve">Table </w:t>
      </w:r>
      <w:r w:rsidR="00B31365">
        <w:rPr>
          <w:noProof/>
        </w:rPr>
        <w:t>2</w:t>
      </w:r>
      <w:r w:rsidR="00B31365">
        <w:fldChar w:fldCharType="end"/>
      </w:r>
      <w:r w:rsidR="00B31365">
        <w:t>).</w:t>
      </w:r>
      <w:r>
        <w:t xml:space="preserve"> </w:t>
      </w:r>
      <w:r w:rsidR="00B72365">
        <w:t xml:space="preserve">These </w:t>
      </w:r>
      <w:r>
        <w:t>includ</w:t>
      </w:r>
      <w:r w:rsidR="00B72365">
        <w:t>e</w:t>
      </w:r>
      <w:r>
        <w:t xml:space="preserve"> </w:t>
      </w:r>
      <w:proofErr w:type="spellStart"/>
      <w:r>
        <w:t>OrcaSound</w:t>
      </w:r>
      <w:proofErr w:type="spellEnd"/>
      <w:r>
        <w:t xml:space="preserve">, Ocean Networks Canada (ONC), the Canadian Department of Fisheries and Oceans (DFO), JASCO Applied Sciences (JASCO) and Malahat First Nations, and </w:t>
      </w:r>
      <w:r w:rsidRPr="00693F59">
        <w:t>Saturna Island Marine Research &amp; Education Society</w:t>
      </w:r>
      <w:r>
        <w:t xml:space="preserve"> (SIMRES). Data were collected using a variety of instruments deployed in the Pacific Northwest including AAMRs (</w:t>
      </w:r>
      <w:hyperlink r:id="rId10" w:history="1">
        <w:r w:rsidRPr="00A61BCC">
          <w:rPr>
            <w:rStyle w:val="Hyperlink"/>
          </w:rPr>
          <w:t>https://www.jasco.com</w:t>
        </w:r>
      </w:hyperlink>
      <w:r>
        <w:t xml:space="preserve">), Ocean Sonics </w:t>
      </w:r>
      <w:proofErr w:type="spellStart"/>
      <w:r>
        <w:t>icListens</w:t>
      </w:r>
      <w:proofErr w:type="spellEnd"/>
      <w:r>
        <w:t xml:space="preserve">, and Ocean Instruments </w:t>
      </w:r>
      <w:proofErr w:type="spellStart"/>
      <w:r>
        <w:t>soundtrap</w:t>
      </w:r>
      <w:proofErr w:type="spellEnd"/>
      <w:r>
        <w:t xml:space="preserve"> recorders in depths ranging from 8-253m. Data coverage varied, as time and funding allowed</w:t>
      </w:r>
      <w:r w:rsidR="00693F59">
        <w:t xml:space="preserve"> but covered a </w:t>
      </w:r>
      <w:r w:rsidR="005C02A9">
        <w:t>9-year</w:t>
      </w:r>
      <w:r w:rsidR="00693F59">
        <w:t xml:space="preserve"> period between May 2013 and June 2022</w:t>
      </w:r>
      <w:r w:rsidR="005C02A9">
        <w:t>.</w:t>
      </w:r>
      <w:r w:rsidR="00693F59">
        <w:t xml:space="preserve"> </w:t>
      </w:r>
      <w:r w:rsidR="005C02A9">
        <w:t>Deployment, processing, and annotation details for each dataset are provided in the following sections.</w:t>
      </w:r>
    </w:p>
    <w:p w14:paraId="66F67085" w14:textId="6A9BD370" w:rsidR="00A966D6" w:rsidRDefault="00A966D6" w:rsidP="006D74B9">
      <w:r>
        <w:t xml:space="preserve">Data donated to this effort were amassed from several independent project each with different goals, using different methods, and annotated to different levels. </w:t>
      </w:r>
      <w:r w:rsidR="00B72365">
        <w:t xml:space="preserve">The DFO and </w:t>
      </w:r>
      <w:r>
        <w:t xml:space="preserve">JASCO </w:t>
      </w:r>
      <w:r w:rsidR="00B72365">
        <w:t xml:space="preserve">data were all processed with </w:t>
      </w:r>
      <w:r>
        <w:t xml:space="preserve">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w:t>
      </w:r>
      <w:r>
        <w:lastRenderedPageBreak/>
        <w:t xml:space="preserve">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proofErr w:type="gramStart"/>
      <w:r w:rsidRPr="00E3379A">
        <w:t>pod.cast</w:t>
      </w:r>
      <w:proofErr w:type="spellEnd"/>
      <w:proofErr w:type="gram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11"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8CDA9C" w:rsidR="00AB26C7" w:rsidRDefault="00AB26C7" w:rsidP="00CC57DD">
      <w:r w:rsidRPr="00AB26C7">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w:t>
      </w:r>
      <w:proofErr w:type="gramStart"/>
      <w:r w:rsidRPr="00AB26C7">
        <w:t>Cast</w:t>
      </w:r>
      <w:proofErr w:type="spellEnd"/>
      <w:proofErr w:type="gram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lastRenderedPageBreak/>
        <w:t>Ocean Networks Canada</w:t>
      </w:r>
    </w:p>
    <w:p w14:paraId="528EA275" w14:textId="0DDAD759" w:rsidR="008C22A6" w:rsidRPr="008C22A6" w:rsidRDefault="008C22A6" w:rsidP="008C22A6">
      <w:r>
        <w:t xml:space="preserve">Ocean Networks Canada maintains a variety of hydrophone nodes in Canadian waters. </w:t>
      </w:r>
      <w:r w:rsidR="00A650E0">
        <w:t xml:space="preserve">All raw audio </w:t>
      </w:r>
      <w:proofErr w:type="gramStart"/>
      <w:r w:rsidR="00A650E0">
        <w:t>are</w:t>
      </w:r>
      <w:proofErr w:type="gramEnd"/>
      <w:r w:rsidR="00A650E0">
        <w:t xml:space="preserve"> area</w:t>
      </w:r>
      <w:r>
        <w:t xml:space="preserve"> </w:t>
      </w:r>
      <w:r w:rsidR="00A650E0">
        <w:t>maintained on ONC’s publicly accessible database.</w:t>
      </w:r>
      <w:r w:rsidR="00597C36">
        <w:t xml:space="preserve"> [can we flesh this out a smidge?]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12"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521E96D3" w14:textId="78470EE1" w:rsidR="00427D7A" w:rsidRDefault="00427D7A" w:rsidP="00427D7A">
      <w:r>
        <w:t xml:space="preserve">The hydrophone sampled at 64kHz but uses a 25.6kHz 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 Annotations initially made in </w:t>
      </w:r>
      <w:proofErr w:type="spellStart"/>
      <w:r>
        <w:t>PAMLab</w:t>
      </w:r>
      <w:proofErr w:type="spellEnd"/>
      <w:r>
        <w:t xml:space="preserve"> were reviewed for accuracy, signal diversity, and completeness using Raven Pro</w:t>
      </w:r>
      <w:r w:rsidR="006B086E">
        <w:t xml:space="preserve"> v 1.6</w:t>
      </w:r>
      <w:r>
        <w:t>.</w:t>
      </w:r>
      <w:r w:rsidRPr="00EC15A0">
        <w:rPr>
          <w:color w:val="FF0000"/>
        </w:rPr>
        <w:t xml:space="preserve"> No automatic detection algorithms were applied during </w:t>
      </w:r>
      <w:r>
        <w:rPr>
          <w:color w:val="FF0000"/>
        </w:rPr>
        <w:t>any part of the</w:t>
      </w:r>
      <w:r w:rsidRPr="00EC15A0">
        <w:rPr>
          <w:color w:val="FF0000"/>
        </w:rPr>
        <w:t xml:space="preserve"> analysis.</w:t>
      </w:r>
    </w:p>
    <w:p w14:paraId="29B8B69E" w14:textId="1A619DC0" w:rsidR="004831F0" w:rsidRDefault="004831F0" w:rsidP="00D33996"/>
    <w:p w14:paraId="2E429BDF" w14:textId="0D59AEBF" w:rsidR="004831F0" w:rsidRDefault="004831F0" w:rsidP="004831F0">
      <w:pPr>
        <w:rPr>
          <w:b/>
          <w:bCs/>
        </w:rPr>
      </w:pPr>
      <w:r>
        <w:rPr>
          <w:b/>
          <w:bCs/>
        </w:rPr>
        <w:t>Annotation</w:t>
      </w:r>
    </w:p>
    <w:p w14:paraId="4E93EDE3" w14:textId="189AF6A1" w:rsidR="00BF6EAC" w:rsidRDefault="00BF6EAC" w:rsidP="00BF6EAC">
      <w:r>
        <w:t>Two groups independently annotated these data for different purposes using different approaches. The original annotation effort focused on categorizing marine mammal presence as well as producing diverse call-level annotations for classifier development. Here, every second file for each of the first four days of the month in 2014 was reviewed for the presence of marine mammal signals. If a marine mammal call or signal was found, the signal was annotated on one of three levels. If the file contained a killer whale signal, all pulsed signals within the file were annotated if present. Some whistles were annotated but echolocation clicks were not annotated. Due to their infrequent use of the area, files previously identified as containing killer whales in 2013 during opportunistic data checks were also annotated and included in the data set. For all other species, only one signal (</w:t>
      </w:r>
      <w:proofErr w:type="gramStart"/>
      <w:r>
        <w:t>e.g.</w:t>
      </w:r>
      <w:proofErr w:type="gramEnd"/>
      <w:r>
        <w:t xml:space="preserve"> fin whale classic call) was annotated per file with exceptions made to include an extra call to capture diverse signals. Thus, some of the audio files containing biological sounds contain more biological signals than were annotated. </w:t>
      </w:r>
    </w:p>
    <w:p w14:paraId="1C1A0817" w14:textId="2BB6B373" w:rsidR="00BF6EAC" w:rsidRDefault="00BF6EAC" w:rsidP="00BF6EAC">
      <w:pPr>
        <w:jc w:val="both"/>
      </w:pPr>
      <w:r>
        <w:t xml:space="preserve">A latter effort supported by the HALLO group focused on incorporating inter-observer variability into the analysis. Thus, two outside experts from JASCO analyzed similar timestamps focusing on annotating killer whale calls in Raven Pro. To increase annotation count and add variation into the dataset, new data was also analyzed. </w:t>
      </w:r>
      <w:r>
        <w:rPr>
          <w:rFonts w:cstheme="minorHAnsi"/>
        </w:rPr>
        <w:t xml:space="preserve">All SRKW and Bigg’s communication signals such as pulsed calls, whistles, buzzes, and rasps were annotated with bounding boxes demarcating the start and end time of the signal as well as the low and high frequencies. When possible, pulsed calls were further classified into specific call types, as </w:t>
      </w:r>
      <w:r>
        <w:rPr>
          <w:rFonts w:cstheme="minorHAnsi"/>
        </w:rPr>
        <w:lastRenderedPageBreak/>
        <w:t>outlined by John Ford in 1987 and James Pilkington’s unpublished catalogue.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r>
        <w:t xml:space="preserve"> </w:t>
      </w:r>
    </w:p>
    <w:p w14:paraId="2DB5200A" w14:textId="77777777" w:rsidR="00BF6EAC" w:rsidRPr="00D4147F" w:rsidRDefault="00BF6EAC" w:rsidP="00BF6EAC">
      <w:pPr>
        <w:jc w:val="both"/>
        <w:rPr>
          <w:rFonts w:cstheme="minorHAnsi"/>
        </w:rPr>
      </w:pPr>
      <w:r>
        <w:t xml:space="preserve">Select examples of vessel noise overlapping with killer whale call frequencies were also annotated along with Pacific white-sided dolphin whistles. Raven Pro Spectrogram Settings (Brightness, Contrast, FFT, Volume Gain, Frequency Range, Amplification, and High Pass Filter use) were documented in a README.txt file along with general notes. </w:t>
      </w:r>
      <w:r w:rsidRPr="005B5255">
        <w:t>The two annotation streams have been combined for the final dataset. The two annotation sets have not been thoroughly cross referenced in order to allow for inter-observer analysis.</w:t>
      </w:r>
      <w:r>
        <w:t xml:space="preserve"> </w:t>
      </w:r>
    </w:p>
    <w:p w14:paraId="6980F991" w14:textId="0146AD50" w:rsidR="00B21182" w:rsidRDefault="002556A2" w:rsidP="00B21182">
      <w:pPr>
        <w:rPr>
          <w:b/>
          <w:bCs/>
        </w:rPr>
      </w:pPr>
      <w:r>
        <w:t xml:space="preserve">For the purposes of the detection and classification dataset all killer whale calls with the exception of echolocation clicks were categorized as ‘KW’ regardless of certainty. Calls with either medium or low certainty were labeled as 1 in the ‘KW’ uncertain category. Because click annotation varied between groups, click annotations in the ONC data were classified as ‘undetermined biological’ sounds. Killer whale annotations that were paired with other potential species, </w:t>
      </w:r>
      <w:proofErr w:type="gramStart"/>
      <w:r>
        <w:t>e.g.</w:t>
      </w:r>
      <w:proofErr w:type="gramEnd"/>
      <w:r>
        <w:t xml:space="preserve">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 xml:space="preserve">All killer whale annotations containing a “?” were tagged as uncertain as </w:t>
      </w:r>
    </w:p>
    <w:p w14:paraId="7458C5ED" w14:textId="5334F82B" w:rsidR="00D33996" w:rsidRPr="003C518D" w:rsidRDefault="00D33996" w:rsidP="00D33996">
      <w:r>
        <w:br/>
      </w: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128D213D" w:rsidR="00616812" w:rsidRDefault="00616812">
      <w:r>
        <w:t xml:space="preserve">Two groups within DFO provided datasets to the challenge, the </w:t>
      </w:r>
      <w:proofErr w:type="spellStart"/>
      <w:r w:rsidR="004E21D7">
        <w:t>Ceacean</w:t>
      </w:r>
      <w:proofErr w:type="spellEnd"/>
      <w:r w:rsidR="004E21D7">
        <w:t xml:space="preserve"> Research </w:t>
      </w:r>
      <w:proofErr w:type="gramStart"/>
      <w:r w:rsidR="004E21D7">
        <w:t xml:space="preserve">Program  </w:t>
      </w:r>
      <w:r>
        <w:t>and</w:t>
      </w:r>
      <w:proofErr w:type="gramEnd"/>
      <w:r>
        <w:t xml:space="preserve"> </w:t>
      </w:r>
      <w:r w:rsidR="004E21D7" w:rsidRPr="004E21D7">
        <w:t>Whale Detection and Localization Program</w:t>
      </w:r>
      <w:r>
        <w:t>. Data processing methods were consistent across projects within each lab but varied slightly between each lab.</w:t>
      </w:r>
      <w:r w:rsidR="0072202B">
        <w:t xml:space="preserve"> </w:t>
      </w:r>
      <w:r w:rsidR="004F6E1E">
        <w:t xml:space="preserve">Exact hydrophone locations are not publicly available for any DFO hydrophone dataset. Instead, general location descriptors are provided. </w:t>
      </w:r>
    </w:p>
    <w:p w14:paraId="6D5D5562" w14:textId="77777777" w:rsidR="002F1522" w:rsidRPr="00616812" w:rsidRDefault="002F1522"/>
    <w:p w14:paraId="696289A0" w14:textId="5A53D66C" w:rsidR="002F1522" w:rsidRDefault="004E21D7" w:rsidP="002F1522">
      <w:r w:rsidRPr="004E21D7">
        <w:rPr>
          <w:rFonts w:asciiTheme="majorHAnsi" w:eastAsiaTheme="majorEastAsia" w:hAnsiTheme="majorHAnsi" w:cstheme="majorBidi"/>
          <w:i/>
          <w:iCs/>
          <w:color w:val="2F5496" w:themeColor="accent1" w:themeShade="BF"/>
        </w:rPr>
        <w:t>Cetacean Research Program</w:t>
      </w:r>
    </w:p>
    <w:p w14:paraId="52887E85" w14:textId="4D9E300C" w:rsidR="003943D6" w:rsidRDefault="003943D6" w:rsidP="003943D6">
      <w:r>
        <w:t xml:space="preserve">Data from the </w:t>
      </w:r>
      <w:r w:rsidR="004E21D7" w:rsidRPr="004E21D7">
        <w:t>Cetacean Research Program (CRP)</w:t>
      </w:r>
      <w:r w:rsidR="004E21D7">
        <w:t xml:space="preserve"> </w:t>
      </w:r>
      <w:r>
        <w:t>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 With the former targeting the winter months. The focus of the original analysis effort that resulted in these datasets was simply to identify which of the recording files contained killer whales calls for use in various habitat studies</w:t>
      </w:r>
      <w:proofErr w:type="gramStart"/>
      <w:r>
        <w:t>. .</w:t>
      </w:r>
      <w:proofErr w:type="gramEnd"/>
      <w:r>
        <w:t xml:space="preserve"> The analysis was conducted by using an automated detector and manually identifying all of the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69608035" w14:textId="77777777" w:rsidR="003943D6" w:rsidRDefault="003943D6" w:rsidP="003943D6">
      <w:r>
        <w:t xml:space="preserve">Data were collected using AURAL-M2 and SM2M off of Vancouver Island and Northern BC, respectively. As with all DFO data exact locations are not publicly available. Deployment depth off of Vancouver </w:t>
      </w:r>
      <w:r>
        <w:lastRenderedPageBreak/>
        <w:t xml:space="preserve">Island was approximately 114m and 35m at the Northern BC deployment site. The AURAL-M2 sampled audio at 16.384 kHz and the SM2M sampled at 16khz. </w:t>
      </w:r>
    </w:p>
    <w:p w14:paraId="362355BC" w14:textId="77777777" w:rsidR="003943D6" w:rsidRDefault="003943D6" w:rsidP="003943D6">
      <w:pPr>
        <w:rPr>
          <w:b/>
          <w:bCs/>
        </w:rPr>
      </w:pPr>
      <w:commentRangeStart w:id="2"/>
      <w:r>
        <w:rPr>
          <w:b/>
          <w:bCs/>
        </w:rPr>
        <w:t>Processing</w:t>
      </w:r>
      <w:commentRangeEnd w:id="2"/>
      <w:r>
        <w:rPr>
          <w:rStyle w:val="CommentReference"/>
        </w:rPr>
        <w:commentReference w:id="2"/>
      </w:r>
    </w:p>
    <w:p w14:paraId="049CD708" w14:textId="77777777" w:rsidR="003943D6" w:rsidRDefault="003943D6" w:rsidP="003943D6">
      <w:r>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detections and lessen the manual validation burden. The SNR detection threshold was set to 6dB. All detections in the first two seconds of each file were excluded because the detection algorithm produces several false detections within this period. The automated detections from the detector were stored in an Excel spreadsheet</w:t>
      </w:r>
    </w:p>
    <w:p w14:paraId="0FF1F732" w14:textId="77777777" w:rsidR="003943D6" w:rsidRDefault="003943D6" w:rsidP="003943D6">
      <w:pPr>
        <w:rPr>
          <w:b/>
          <w:bCs/>
        </w:rPr>
      </w:pPr>
      <w:r>
        <w:rPr>
          <w:b/>
          <w:bCs/>
        </w:rPr>
        <w:t>Annotation</w:t>
      </w:r>
    </w:p>
    <w:p w14:paraId="50A4EFDC" w14:textId="77777777" w:rsidR="003943D6" w:rsidRDefault="003943D6" w:rsidP="003943D6">
      <w:r>
        <w:t xml:space="preserve">All detections </w:t>
      </w:r>
      <w:r w:rsidRPr="004E21D7">
        <w:t>including whistles and pulsed calls were aurally</w:t>
      </w:r>
      <w:r>
        <w:t xml:space="preserve"> and visually reviewed using </w:t>
      </w:r>
      <w:proofErr w:type="spellStart"/>
      <w:r>
        <w:t>PAMGuard</w:t>
      </w:r>
      <w:proofErr w:type="spellEnd"/>
      <w:r>
        <w:t xml:space="preserve"> and identified to species (for biotic) and sound type (for abiotic). Where applicable and as time allowed, detections were also acoustically identified to ecotype. Note that files may contain more identifiable calls than the annotations indicate due to false negatives that are inherent when using automated detectors</w:t>
      </w:r>
      <w:commentRangeStart w:id="3"/>
      <w:commentRangeStart w:id="4"/>
      <w:r>
        <w:t>.</w:t>
      </w:r>
      <w:commentRangeEnd w:id="3"/>
      <w:r>
        <w:rPr>
          <w:rStyle w:val="CommentReference"/>
        </w:rPr>
        <w:commentReference w:id="3"/>
      </w:r>
      <w:commentRangeEnd w:id="4"/>
      <w:r>
        <w:rPr>
          <w:rStyle w:val="CommentReference"/>
        </w:rPr>
        <w:commentReference w:id="4"/>
      </w:r>
      <w:r>
        <w:t xml:space="preserve"> These manual reviews were conducted by trained and experienced analysts</w:t>
      </w:r>
      <w:commentRangeStart w:id="5"/>
      <w:r>
        <w:t xml:space="preserve">. A small portion of annotations contain question marks for both the KW class and the Ecotype class. As these calls were validated to </w:t>
      </w:r>
      <w:proofErr w:type="gramStart"/>
      <w:r>
        <w:t>ecotype</w:t>
      </w:r>
      <w:proofErr w:type="gramEnd"/>
      <w:r>
        <w:t xml:space="preserve"> we assume that KW class is certain and the question mark is removed. </w:t>
      </w:r>
      <w:commentRangeEnd w:id="5"/>
      <w:r>
        <w:rPr>
          <w:rStyle w:val="CommentReference"/>
        </w:rPr>
        <w:commentReference w:id="5"/>
      </w:r>
    </w:p>
    <w:p w14:paraId="6292BBB0" w14:textId="77777777" w:rsidR="003943D6" w:rsidRDefault="003943D6" w:rsidP="003943D6">
      <w:commentRangeStart w:id="6"/>
      <w:r>
        <w:t>Note that individual detections may be separate components of the same discrete call (</w:t>
      </w:r>
      <w:proofErr w:type="gramStart"/>
      <w:r>
        <w:t>i.e.</w:t>
      </w:r>
      <w:proofErr w:type="gramEnd"/>
      <w:r>
        <w:t xml:space="preserve"> harmonics or sidebands), thus, not every detection represents a unique vocalization</w:t>
      </w:r>
      <w:commentRangeEnd w:id="6"/>
      <w:r>
        <w:rPr>
          <w:rStyle w:val="CommentReference"/>
        </w:rPr>
        <w:commentReference w:id="6"/>
      </w:r>
      <w:r>
        <w:t xml:space="preserve">.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 </w:t>
      </w:r>
      <w:commentRangeStart w:id="7"/>
      <w:commentRangeStart w:id="8"/>
      <w:r>
        <w:rPr>
          <w:highlight w:val="yellow"/>
        </w:rPr>
        <w:t>Of the 158k</w:t>
      </w:r>
      <w:r>
        <w:t xml:space="preserve"> </w:t>
      </w:r>
      <w:commentRangeEnd w:id="7"/>
      <w:r>
        <w:rPr>
          <w:rStyle w:val="CommentReference"/>
        </w:rPr>
        <w:commentReference w:id="7"/>
      </w:r>
      <w:commentRangeEnd w:id="8"/>
      <w:r>
        <w:rPr>
          <w:rStyle w:val="CommentReference"/>
        </w:rPr>
        <w:commentReference w:id="8"/>
      </w:r>
      <w:r>
        <w:t xml:space="preserve">annotations provided, the start time of </w:t>
      </w:r>
      <w:commentRangeStart w:id="9"/>
      <w:r>
        <w:t>348</w:t>
      </w:r>
      <w:commentRangeEnd w:id="9"/>
      <w:r>
        <w:rPr>
          <w:rStyle w:val="CommentReference"/>
        </w:rPr>
        <w:commentReference w:id="9"/>
      </w:r>
      <w:r>
        <w:t xml:space="preserve"> annotations coincided (</w:t>
      </w:r>
      <w:proofErr w:type="gramStart"/>
      <w:r>
        <w:t>e.g.</w:t>
      </w:r>
      <w:proofErr w:type="gramEnd"/>
      <w:r>
        <w:t xml:space="preserve"> overlapped) with the time start time and duration of other annotations.   </w:t>
      </w:r>
    </w:p>
    <w:p w14:paraId="397E4C0A" w14:textId="56074D8C" w:rsidR="004E21D7" w:rsidRDefault="004E21D7" w:rsidP="00E03AEF">
      <w:pPr>
        <w:rPr>
          <w:rFonts w:asciiTheme="majorHAnsi" w:eastAsiaTheme="majorEastAsia" w:hAnsiTheme="majorHAnsi" w:cstheme="majorBidi"/>
          <w:i/>
          <w:iCs/>
          <w:color w:val="2F5496" w:themeColor="accent1" w:themeShade="BF"/>
        </w:rPr>
      </w:pPr>
      <w:r w:rsidRPr="004E21D7">
        <w:rPr>
          <w:rFonts w:asciiTheme="majorHAnsi" w:eastAsiaTheme="majorEastAsia" w:hAnsiTheme="majorHAnsi" w:cstheme="majorBidi"/>
          <w:i/>
          <w:iCs/>
          <w:color w:val="2F5496" w:themeColor="accent1" w:themeShade="BF"/>
        </w:rPr>
        <w:t xml:space="preserve">Whale Detection and Localization Program </w:t>
      </w:r>
    </w:p>
    <w:p w14:paraId="780B16BD" w14:textId="6817FC19" w:rsidR="00A650E0" w:rsidRDefault="004E21D7" w:rsidP="00E03AEF">
      <w:pPr>
        <w:rPr>
          <w:rFonts w:ascii="Calibri" w:hAnsi="Calibri"/>
          <w:color w:val="222222"/>
          <w:shd w:val="clear" w:color="auto" w:fill="FFFFFF"/>
        </w:rPr>
      </w:pPr>
      <w:r w:rsidRPr="004E21D7">
        <w:rPr>
          <w:rFonts w:ascii="Calibri" w:hAnsi="Calibri"/>
          <w:color w:val="222222"/>
          <w:shd w:val="clear" w:color="auto" w:fill="FFFFFF"/>
        </w:rPr>
        <w:t>Whale Detection and Localization Program (WDL)</w:t>
      </w:r>
      <w:r>
        <w:rPr>
          <w:rFonts w:ascii="Calibri" w:hAnsi="Calibri"/>
          <w:color w:val="222222"/>
          <w:shd w:val="clear" w:color="auto" w:fill="FFFFFF"/>
        </w:rPr>
        <w:t xml:space="preserve"> </w:t>
      </w:r>
      <w:r w:rsidR="00A650E0">
        <w:rPr>
          <w:rFonts w:ascii="Calibri" w:hAnsi="Calibri"/>
          <w:color w:val="222222"/>
          <w:shd w:val="clear" w:color="auto" w:fill="FFFFFF"/>
        </w:rPr>
        <w:t xml:space="preserve">provided data from four deployment locations, </w:t>
      </w:r>
      <w:proofErr w:type="spellStart"/>
      <w:r w:rsidR="00A650E0">
        <w:rPr>
          <w:rFonts w:ascii="Calibri" w:hAnsi="Calibri"/>
          <w:color w:val="222222"/>
          <w:shd w:val="clear" w:color="auto" w:fill="FFFFFF"/>
        </w:rPr>
        <w:t>Carmanah</w:t>
      </w:r>
      <w:proofErr w:type="spellEnd"/>
      <w:r w:rsidR="00A650E0">
        <w:rPr>
          <w:rFonts w:ascii="Calibri" w:hAnsi="Calibri"/>
          <w:color w:val="222222"/>
          <w:shd w:val="clear" w:color="auto" w:fill="FFFFFF"/>
        </w:rPr>
        <w:t>,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t xml:space="preserve">Deployment </w:t>
      </w:r>
    </w:p>
    <w:p w14:paraId="4730E552" w14:textId="7DF4E77B" w:rsidR="00616812" w:rsidRPr="00581485" w:rsidRDefault="00C32EDE" w:rsidP="00616812">
      <w:r>
        <w:t xml:space="preserve">Four locations were chosen for the study area. </w:t>
      </w:r>
      <w:proofErr w:type="spellStart"/>
      <w:r>
        <w:t>Carmanah</w:t>
      </w:r>
      <w:proofErr w:type="spellEnd"/>
      <w:r>
        <w:t xml:space="preserve"> Point, Swanson Channel and the Northern and Southern Ends of the Strait of Georgia. Exact locations are not disclosed. A </w:t>
      </w:r>
      <w:proofErr w:type="spellStart"/>
      <w:r w:rsidR="00E636C8">
        <w:t>SoundTrap</w:t>
      </w:r>
      <w:proofErr w:type="spellEnd"/>
      <w:r w:rsidR="00E636C8">
        <w:t xml:space="preserve"> </w:t>
      </w:r>
      <w:r>
        <w:t xml:space="preserve">(www.oceaninstruments.co.nz) was used for the </w:t>
      </w:r>
      <w:proofErr w:type="spellStart"/>
      <w:r w:rsidR="00E636C8">
        <w:t>Carmanah</w:t>
      </w:r>
      <w:proofErr w:type="spellEnd"/>
      <w:r w:rsidR="00E636C8">
        <w:t xml:space="preserve">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 xml:space="preserve">z for the </w:t>
      </w:r>
      <w:proofErr w:type="spellStart"/>
      <w:r>
        <w:t>SoundTrap</w:t>
      </w:r>
      <w:proofErr w:type="spellEnd"/>
      <w:r>
        <w:t xml:space="preserve"> or 256 kHz for the AMARs.</w:t>
      </w:r>
    </w:p>
    <w:p w14:paraId="2808E83C" w14:textId="60334872" w:rsidR="00616812" w:rsidRDefault="00616812" w:rsidP="00616812">
      <w:pPr>
        <w:rPr>
          <w:b/>
          <w:bCs/>
        </w:rPr>
      </w:pPr>
      <w:r w:rsidRPr="00324695">
        <w:rPr>
          <w:b/>
          <w:bCs/>
        </w:rPr>
        <w:t>Processing</w:t>
      </w:r>
    </w:p>
    <w:p w14:paraId="58C121C5" w14:textId="312A2AB4" w:rsidR="00616812" w:rsidRDefault="00107F3A" w:rsidP="00216FED">
      <w:r w:rsidRPr="00107F3A">
        <w:t xml:space="preserve">Audio recordings were processed with the </w:t>
      </w:r>
      <w:proofErr w:type="spellStart"/>
      <w:r w:rsidRPr="00107F3A">
        <w:t>PAMGuard</w:t>
      </w:r>
      <w:proofErr w:type="spellEnd"/>
      <w:r w:rsidRPr="00107F3A">
        <w:t xml:space="preserve"> (Gillespie et al. 2013) Whistle and Moan Detector (v. 2.02.03) for the presence of potential killer whale calls. </w:t>
      </w:r>
      <w:r>
        <w:t>A</w:t>
      </w:r>
      <w:r w:rsidRPr="00107F3A">
        <w:t xml:space="preserve">udio files were downsampled within </w:t>
      </w:r>
      <w:proofErr w:type="spellStart"/>
      <w:r w:rsidRPr="00107F3A">
        <w:t>PAMGuard</w:t>
      </w:r>
      <w:proofErr w:type="spellEnd"/>
      <w:r w:rsidRPr="00107F3A">
        <w:t xml:space="preserve"> to 48 kHz, and a weak IIR Butterworth high-pass filter with a threshold of 2 kHz and an order </w:t>
      </w:r>
      <w:r w:rsidRPr="00107F3A">
        <w:lastRenderedPageBreak/>
        <w:t xml:space="preserve">of 1 was applied to reduce background noise in the lower frequency bands. </w:t>
      </w:r>
      <w:r>
        <w:t>N</w:t>
      </w:r>
      <w:r w:rsidRPr="00107F3A">
        <w:t>ominal sensitivit</w:t>
      </w:r>
      <w:r>
        <w:t>ies</w:t>
      </w:r>
      <w:r w:rsidRPr="00107F3A">
        <w:t xml:space="preserve"> </w:t>
      </w:r>
      <w:proofErr w:type="gramStart"/>
      <w:r w:rsidRPr="00107F3A">
        <w:t xml:space="preserve">of </w:t>
      </w:r>
      <w:r>
        <w:t xml:space="preserve"> -</w:t>
      </w:r>
      <w:proofErr w:type="gramEnd"/>
      <w:r w:rsidRPr="00107F3A">
        <w:t xml:space="preserve">164.1 dB  </w:t>
      </w:r>
      <w:r>
        <w:t>and</w:t>
      </w:r>
      <w:r w:rsidRPr="00107F3A">
        <w:t xml:space="preserve"> -176.2 </w:t>
      </w:r>
      <w:r>
        <w:t>were used</w:t>
      </w:r>
      <w:r w:rsidRPr="00107F3A">
        <w:t xml:space="preserve"> for AMARs and the </w:t>
      </w:r>
      <w:proofErr w:type="spellStart"/>
      <w:r w:rsidRPr="00107F3A">
        <w:t>SoundTraps</w:t>
      </w:r>
      <w:proofErr w:type="spellEnd"/>
      <w:r w:rsidRPr="00107F3A">
        <w:t>, respectively. The Whistle and Moan Detector used a minimum frequency threshold of 200 Hz, a maximum frequency threshold of 24000 Hz (the Nyquist rate), and a minimum contour length of 15 time slices (about 341 milliseconds);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2048, a hop size of 1024, and a Hann window function, with the same noise parameters as those in the detector.</w:t>
      </w:r>
    </w:p>
    <w:p w14:paraId="5DE7D58E" w14:textId="77777777" w:rsidR="004831F0" w:rsidRPr="00E03AEF" w:rsidRDefault="004831F0" w:rsidP="004831F0">
      <w:pPr>
        <w:rPr>
          <w:b/>
          <w:bCs/>
        </w:rPr>
      </w:pPr>
      <w:r>
        <w:rPr>
          <w:b/>
          <w:bCs/>
        </w:rPr>
        <w:t>Annotation</w:t>
      </w:r>
    </w:p>
    <w:p w14:paraId="3B13A89C" w14:textId="30179F45"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37116E">
        <w:t xml:space="preserve">As with the Pilkington dataset that was similarly processed by </w:t>
      </w:r>
      <w:proofErr w:type="spellStart"/>
      <w:r w:rsidR="0037116E">
        <w:t>PAMGuard</w:t>
      </w:r>
      <w:proofErr w:type="spellEnd"/>
      <w:r w:rsidR="0037116E">
        <w:t xml:space="preserve">, </w:t>
      </w:r>
      <w:r w:rsidR="009F45DD" w:rsidRPr="00361A3F">
        <w:t xml:space="preserve">multiple </w:t>
      </w:r>
      <w:r w:rsidR="0037116E">
        <w:t xml:space="preserve">annotations </w:t>
      </w:r>
      <w:r w:rsidR="009F45DD" w:rsidRPr="00361A3F">
        <w:t xml:space="preserve">could represent a single call. </w:t>
      </w:r>
      <w:r w:rsidR="0037116E">
        <w:t>In this case</w:t>
      </w:r>
      <w:r w:rsidR="009F45DD" w:rsidRPr="00361A3F">
        <w:t>, 27% of the detections overlapped in time</w:t>
      </w:r>
      <w:r w:rsidR="0037116E">
        <w:t xml:space="preserve"> and could represent call partitions</w:t>
      </w:r>
      <w:r w:rsidR="009F45DD" w:rsidRPr="00361A3F">
        <w:t>.</w:t>
      </w:r>
    </w:p>
    <w:p w14:paraId="14093C86" w14:textId="449546EF" w:rsidR="00616812" w:rsidRDefault="00616812" w:rsidP="00616812"/>
    <w:p w14:paraId="2DCF234E" w14:textId="77777777" w:rsidR="00A32175" w:rsidRPr="00616812" w:rsidRDefault="00A32175" w:rsidP="00616812"/>
    <w:p w14:paraId="45FCAEFC" w14:textId="5B71CE21" w:rsidR="002153FF" w:rsidRDefault="002D7169">
      <w:pPr>
        <w:pStyle w:val="Heading3"/>
      </w:pPr>
      <w:r>
        <w:t xml:space="preserve">JASCO </w:t>
      </w:r>
      <w:r w:rsidR="00850CB1">
        <w:t xml:space="preserve">&amp; </w:t>
      </w:r>
      <w:r w:rsidR="002153FF">
        <w:t>Malahat First Nation</w:t>
      </w:r>
    </w:p>
    <w:p w14:paraId="7A835F9A" w14:textId="38D8F368" w:rsidR="006A60BF" w:rsidRPr="0044735B" w:rsidRDefault="006A60BF" w:rsidP="006A60BF">
      <w:pPr>
        <w:pStyle w:val="BodyText"/>
        <w:rPr>
          <w:rFonts w:eastAsiaTheme="minorHAnsi" w:cstheme="minorBidi"/>
          <w:sz w:val="22"/>
          <w:szCs w:val="22"/>
          <w:lang w:val="en-US" w:eastAsia="en-US"/>
        </w:rPr>
      </w:pPr>
      <w:r w:rsidRPr="0044735B">
        <w:rPr>
          <w:rFonts w:eastAsiaTheme="minorHAnsi" w:cstheme="minorBidi"/>
          <w:sz w:val="22"/>
          <w:szCs w:val="22"/>
          <w:lang w:val="en-US" w:eastAsia="en-US"/>
        </w:rPr>
        <w:t xml:space="preserve">Between 2015 and 2016, the Malahat First Nation collaborated with JASCO Applied Sciences to deploy six autonomous marine acoustic recorders (AMARs) in and around the southern tip and west coast of Vancouver Island, BC. The aim of the project was to measure long-term ambient noise levels and evaluate habitat use by killer whales and other cetaceans.  </w:t>
      </w:r>
    </w:p>
    <w:p w14:paraId="2DCBB249" w14:textId="77777777" w:rsidR="006A60BF" w:rsidRPr="0037116E" w:rsidRDefault="006A60BF" w:rsidP="0037116E"/>
    <w:p w14:paraId="6B435B7B" w14:textId="77777777" w:rsidR="00216FED" w:rsidRPr="00324695" w:rsidRDefault="00216FED" w:rsidP="00216FED">
      <w:pPr>
        <w:rPr>
          <w:b/>
          <w:bCs/>
        </w:rPr>
      </w:pPr>
      <w:r w:rsidRPr="00324695">
        <w:rPr>
          <w:b/>
          <w:bCs/>
        </w:rPr>
        <w:t xml:space="preserve">Deployment </w:t>
      </w:r>
    </w:p>
    <w:p w14:paraId="31CC13FE" w14:textId="77777777" w:rsidR="006A60BF" w:rsidRDefault="006A60BF" w:rsidP="002D7169">
      <w:pPr>
        <w:rPr>
          <w:rFonts w:eastAsia="Times New Roman" w:cs="Times New Roman"/>
          <w:lang w:val="en-CA" w:eastAsia="en-CA"/>
        </w:rPr>
      </w:pPr>
      <w:r w:rsidRPr="009911D7">
        <w:t xml:space="preserve">The hydrophones were set to record </w:t>
      </w:r>
      <w:r>
        <w:t xml:space="preserve">in a duty cycle changing between </w:t>
      </w:r>
      <w:r w:rsidRPr="009911D7">
        <w:t>sample rate</w:t>
      </w:r>
      <w:r>
        <w:t>s</w:t>
      </w:r>
      <w:r w:rsidRPr="009911D7">
        <w:t xml:space="preserve"> of 64 kHz and 375 kHz to capture higher frequency sounds from </w:t>
      </w:r>
      <w:r>
        <w:t>other odontocetes</w:t>
      </w:r>
      <w:r w:rsidRPr="009911D7">
        <w:t xml:space="preserve">. </w:t>
      </w:r>
      <w:r>
        <w:t xml:space="preserve">Only the 64 kHz dataset was included here for annotating killer whale vocalizations. </w:t>
      </w:r>
      <w:r w:rsidRPr="009911D7">
        <w:t xml:space="preserve">The AMARs were deployed in three four-month sessions to generate a continuous data set from October 2015 to </w:t>
      </w:r>
      <w:r w:rsidRPr="007F0EB9">
        <w:rPr>
          <w:rFonts w:eastAsia="Times New Roman" w:cs="Times New Roman"/>
          <w:lang w:val="en-CA"/>
        </w:rPr>
        <w:t xml:space="preserve">October 2016. </w:t>
      </w:r>
      <w:r w:rsidRPr="007F0EB9">
        <w:rPr>
          <w:rFonts w:eastAsia="Times New Roman" w:cs="Times New Roman"/>
          <w:lang w:val="en-CA" w:eastAsia="en-CA"/>
        </w:rPr>
        <w:t>Deployment depth</w:t>
      </w:r>
      <w:r>
        <w:t>s</w:t>
      </w:r>
      <w:r w:rsidRPr="007F0EB9">
        <w:rPr>
          <w:rFonts w:eastAsia="Times New Roman" w:cs="Times New Roman"/>
          <w:lang w:val="en-CA" w:eastAsia="en-CA"/>
        </w:rPr>
        <w:t xml:space="preserve"> </w:t>
      </w:r>
      <w:r>
        <w:t>were</w:t>
      </w:r>
      <w:r w:rsidRPr="007F0EB9">
        <w:rPr>
          <w:rFonts w:eastAsia="Times New Roman" w:cs="Times New Roman"/>
          <w:lang w:val="en-CA" w:eastAsia="en-CA"/>
        </w:rPr>
        <w:t xml:space="preserve"> among the deepest of any data provided, with depths ranging from 74 to 213 m. Of the six </w:t>
      </w:r>
      <w:r w:rsidRPr="009911D7">
        <w:t>hydrophones</w:t>
      </w:r>
      <w:r w:rsidRPr="007432F6">
        <w:t xml:space="preserve"> </w:t>
      </w:r>
      <w:r w:rsidRPr="007F0EB9">
        <w:rPr>
          <w:rFonts w:eastAsia="Times New Roman" w:cs="Times New Roman"/>
          <w:lang w:val="en-CA" w:eastAsia="en-CA"/>
        </w:rPr>
        <w:t>deployed</w:t>
      </w:r>
      <w:r>
        <w:t xml:space="preserve">, four were annotated further to </w:t>
      </w:r>
      <w:commentRangeStart w:id="10"/>
      <w:r>
        <w:t xml:space="preserve">population </w:t>
      </w:r>
      <w:commentRangeEnd w:id="10"/>
      <w:r>
        <w:rPr>
          <w:rStyle w:val="CommentReference"/>
        </w:rPr>
        <w:commentReference w:id="10"/>
      </w:r>
      <w:r>
        <w:t xml:space="preserve">level and </w:t>
      </w:r>
      <w:r w:rsidRPr="007F0EB9">
        <w:rPr>
          <w:rFonts w:eastAsia="Times New Roman" w:cs="Times New Roman"/>
          <w:lang w:val="en-CA" w:eastAsia="en-CA"/>
        </w:rPr>
        <w:t>were donated to this effort</w:t>
      </w:r>
    </w:p>
    <w:p w14:paraId="46B543B4" w14:textId="445952D8" w:rsidR="002D7169" w:rsidRDefault="002D7169" w:rsidP="002D7169">
      <w:pPr>
        <w:rPr>
          <w:b/>
          <w:bCs/>
        </w:rPr>
      </w:pPr>
      <w:r w:rsidRPr="00324695">
        <w:rPr>
          <w:b/>
          <w:bCs/>
        </w:rPr>
        <w:t>Processing</w:t>
      </w:r>
    </w:p>
    <w:p w14:paraId="162D13D3" w14:textId="1E20FF6A" w:rsidR="006A60BF" w:rsidRDefault="006A60BF" w:rsidP="006A60BF">
      <w:r w:rsidRPr="00A67AEF">
        <w:t xml:space="preserve">A </w:t>
      </w:r>
      <w:r>
        <w:t xml:space="preserve">proprietary </w:t>
      </w:r>
      <w:r w:rsidRPr="00A67AEF">
        <w:t>detection algorithm developed by JASCO was used to automatically detect the vocalizations from killer whales</w:t>
      </w:r>
      <w:r>
        <w:t xml:space="preserve"> </w:t>
      </w:r>
      <w:r w:rsidRPr="00A67AEF">
        <w:t xml:space="preserve">in </w:t>
      </w:r>
      <w:r>
        <w:t>the raw wav files</w:t>
      </w:r>
      <w:r w:rsidRPr="00A67AEF">
        <w:t>.</w:t>
      </w:r>
      <w:r w:rsidRPr="004B34C5">
        <w:t xml:space="preserve"> </w:t>
      </w:r>
      <w:r>
        <w:t>The algorithm first calculates the spectrogram and normalizes it for each frequency band. The spectrogram is then segmented to detect acoustic events between 10 Hz and 8 kHz. For each event, a set of 40 features representing salient characteristics of the spectrogram were extracted. The features are based on the spectrogram, frequency envelope, and amplitude envelope of the signal.</w:t>
      </w:r>
    </w:p>
    <w:p w14:paraId="5A5E5081" w14:textId="77777777" w:rsidR="006A60BF" w:rsidRDefault="006A60BF" w:rsidP="006A60BF">
      <w:r>
        <w:t>Extracted features were presented to a random forest classifier to determine the class of the sound detected. The classifier was trained using several thousands of manually annotated vocalizations in recordings collected at different locations in British Columbia (</w:t>
      </w:r>
      <w:proofErr w:type="spellStart"/>
      <w:r>
        <w:t>Mouy</w:t>
      </w:r>
      <w:proofErr w:type="spellEnd"/>
      <w:r>
        <w:t xml:space="preserve"> et al. 2015). The random forest was </w:t>
      </w:r>
      <w:r>
        <w:lastRenderedPageBreak/>
        <w:t xml:space="preserve">defined with the following classes: “killer whale”, “humpback whale”, “Pacific white-side dolphin”, and “fish”. </w:t>
      </w:r>
    </w:p>
    <w:p w14:paraId="2F73B4C9" w14:textId="52796539" w:rsidR="007F65A0" w:rsidRPr="00581485" w:rsidRDefault="007F65A0" w:rsidP="002D7169"/>
    <w:p w14:paraId="5AB1466E" w14:textId="77777777" w:rsidR="004831F0" w:rsidRPr="00E03AEF" w:rsidRDefault="004831F0" w:rsidP="004831F0">
      <w:pPr>
        <w:rPr>
          <w:b/>
          <w:bCs/>
        </w:rPr>
      </w:pPr>
      <w:r>
        <w:rPr>
          <w:b/>
          <w:bCs/>
        </w:rPr>
        <w:t>Annotation</w:t>
      </w:r>
    </w:p>
    <w:p w14:paraId="1166D5DC" w14:textId="5EF74CB3" w:rsidR="007F65A0" w:rsidRPr="00D8081B" w:rsidRDefault="00DF38B9" w:rsidP="007F65A0">
      <w:r>
        <w:t>Each detection was validated and annotation classes included killer whales identified to ecotype, anthropogenic sounds (</w:t>
      </w:r>
      <w:proofErr w:type="gramStart"/>
      <w:r>
        <w:t>e.g.</w:t>
      </w:r>
      <w:proofErr w:type="gramEnd"/>
      <w:r>
        <w:t xml:space="preserve"> vessel and chain noise”), humpback whales, and other non-distinct biological sounds.  </w:t>
      </w:r>
    </w:p>
    <w:p w14:paraId="48BB523C" w14:textId="77777777" w:rsidR="002D7169" w:rsidRPr="002D7169" w:rsidRDefault="002D7169" w:rsidP="002D7169"/>
    <w:p w14:paraId="508D1868" w14:textId="71C7B3B5" w:rsidR="002D7169" w:rsidRDefault="002D7169">
      <w:pPr>
        <w:pStyle w:val="Heading3"/>
        <w:pPrChange w:id="11" w:author="Kaitlin Palmer" w:date="2024-01-21T17:43:00Z">
          <w:pPr>
            <w:pStyle w:val="Heading2"/>
          </w:pPr>
        </w:pPrChange>
      </w:pPr>
      <w:r>
        <w:t>SIMRES</w:t>
      </w:r>
    </w:p>
    <w:p w14:paraId="154610B5" w14:textId="24AF7900" w:rsidR="00E03AEF" w:rsidRDefault="00E03AEF" w:rsidP="00E03AEF"/>
    <w:p w14:paraId="582A49FA" w14:textId="77777777"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Saturna Island Marine Research and Education Society (SIMRES) maintains several hydrophones along the BC coast as part of the Whale Sound Network. This network collaborates to enable scientific quantification of how the ocean soundscape is changing. Since 2015, hydrophones have been placed in Boundary Pass at two different locations, East Point and Monarch Head (SIMRES, 2020). </w:t>
      </w:r>
      <w:r>
        <w:rPr>
          <w:rFonts w:cstheme="minorHAnsi"/>
          <w:color w:val="000000" w:themeColor="text1"/>
        </w:rPr>
        <w:t>The a</w:t>
      </w:r>
      <w:r>
        <w:rPr>
          <w:rFonts w:eastAsia="Times New Roman" w:cstheme="minorHAnsi"/>
          <w:color w:val="000000" w:themeColor="text1"/>
        </w:rPr>
        <w:t>nnotated data provided were from the East Point Hydrophone located off the southeasternmost point of Saturna Island.</w:t>
      </w:r>
      <w:r>
        <w:rPr>
          <w:rFonts w:cstheme="minorHAnsi"/>
          <w:color w:val="000000" w:themeColor="text1"/>
        </w:rPr>
        <w:t xml:space="preserve"> From June through October 2022, Southern Resident killer whales (SRKW) were both acoustically detected and visually sighted 13 times by nearby citizen scientists from the Southern Gulf Islands Whale Sighting Network (SGIWSN) and student researchers from Simon Fraser University. </w:t>
      </w:r>
    </w:p>
    <w:p w14:paraId="6964E6E4" w14:textId="77777777" w:rsidR="00D078EC" w:rsidRDefault="00D078EC" w:rsidP="00D078EC">
      <w:pPr>
        <w:spacing w:line="235" w:lineRule="atLeast"/>
        <w:jc w:val="both"/>
        <w:rPr>
          <w:rFonts w:cstheme="minorHAnsi"/>
          <w:color w:val="000000" w:themeColor="text1"/>
        </w:rPr>
      </w:pPr>
      <w:r>
        <w:rPr>
          <w:rFonts w:cstheme="minorHAnsi"/>
          <w:color w:val="000000" w:themeColor="text1"/>
        </w:rPr>
        <w:t xml:space="preserve">The original goal of this annotation effort was to determine how vessel noise impacts SRKW acoustic </w:t>
      </w:r>
      <w:proofErr w:type="spellStart"/>
      <w:r>
        <w:rPr>
          <w:rFonts w:cstheme="minorHAnsi"/>
          <w:color w:val="000000" w:themeColor="text1"/>
        </w:rPr>
        <w:t>behaviour</w:t>
      </w:r>
      <w:proofErr w:type="spellEnd"/>
      <w:r>
        <w:rPr>
          <w:rFonts w:cstheme="minorHAnsi"/>
          <w:color w:val="000000" w:themeColor="text1"/>
        </w:rPr>
        <w:t xml:space="preserve"> in Boundary Pass. Specifically, comparing the bandwidth frequency, peak frequency, and duration of SRKW calls in instances of low and high vessel noise (Murphy, 2023). The annotated dataset includes 13 hours and 40 minutes of SRKW acoustic activity and call types were identified from all three SRKW pods, J, K, and L. The duration of acoustic events varied and ranged from 5 minutes to 190 minutes. </w:t>
      </w:r>
    </w:p>
    <w:p w14:paraId="7AC1BC2E" w14:textId="5F4794F4" w:rsidR="00681A55" w:rsidRDefault="000B74F3" w:rsidP="00E03AEF">
      <w:r>
        <w:t xml:space="preserve"> </w:t>
      </w:r>
    </w:p>
    <w:p w14:paraId="5F657388" w14:textId="77777777" w:rsidR="00E03AEF" w:rsidRPr="00E03AEF" w:rsidRDefault="00E03AEF" w:rsidP="00E03AEF">
      <w:pPr>
        <w:rPr>
          <w:b/>
          <w:bCs/>
        </w:rPr>
      </w:pPr>
      <w:r>
        <w:rPr>
          <w:b/>
          <w:bCs/>
        </w:rPr>
        <w:t>Deployment</w:t>
      </w:r>
    </w:p>
    <w:p w14:paraId="25B6D947"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7"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8"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5B806AA4" w14:textId="77777777" w:rsidR="004E21D7" w:rsidRDefault="00E03AEF" w:rsidP="004E21D7">
      <w:pPr>
        <w:rPr>
          <w:b/>
          <w:bCs/>
        </w:rPr>
      </w:pPr>
      <w:r>
        <w:rPr>
          <w:b/>
          <w:bCs/>
        </w:rPr>
        <w:t>Processing</w:t>
      </w:r>
    </w:p>
    <w:p w14:paraId="0E03CDDA" w14:textId="4E8C961C" w:rsidR="00D078EC" w:rsidRDefault="00D078EC" w:rsidP="004E21D7">
      <w:pPr>
        <w:rPr>
          <w:rFonts w:eastAsia="Times New Roman"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9"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w:t>
      </w:r>
      <w:r>
        <w:rPr>
          <w:rFonts w:eastAsia="Times New Roman" w:cstheme="minorHAnsi"/>
          <w:color w:val="000000"/>
        </w:rPr>
        <w:lastRenderedPageBreak/>
        <w:t xml:space="preserve">addition, audio data is often streamed live and can be listened to at </w:t>
      </w:r>
      <w:hyperlink r:id="rId20"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2679973" w14:textId="77777777" w:rsidR="00470D7A" w:rsidRPr="004E21D7" w:rsidRDefault="00470D7A" w:rsidP="004E21D7">
      <w:pPr>
        <w:rPr>
          <w:b/>
          <w:bCs/>
        </w:rPr>
      </w:pPr>
    </w:p>
    <w:p w14:paraId="0B676290" w14:textId="376C67E0" w:rsidR="004831F0" w:rsidRDefault="004831F0" w:rsidP="00E03AEF">
      <w:pPr>
        <w:rPr>
          <w:b/>
          <w:bCs/>
        </w:rPr>
      </w:pPr>
      <w:r>
        <w:rPr>
          <w:b/>
          <w:bCs/>
        </w:rPr>
        <w:t>Annotation</w:t>
      </w:r>
    </w:p>
    <w:p w14:paraId="011D16D5" w14:textId="6111A30A" w:rsidR="00D078EC" w:rsidRDefault="00D078EC" w:rsidP="00D078EC">
      <w:pPr>
        <w:jc w:val="both"/>
        <w:rPr>
          <w:rFonts w:cstheme="minorHAnsi"/>
        </w:rPr>
      </w:pPr>
      <w:r>
        <w:rPr>
          <w:rFonts w:cstheme="minorHAnsi"/>
        </w:rPr>
        <w:t>All SRKW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w:t>
      </w:r>
      <w:r w:rsidR="003C518D">
        <w:rPr>
          <w:rFonts w:cstheme="minorHAnsi"/>
        </w:rPr>
        <w:t>(xxx)</w:t>
      </w:r>
      <w:r>
        <w:rPr>
          <w:rFonts w:cstheme="minorHAnsi"/>
        </w:rPr>
        <w:t>.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p>
    <w:p w14:paraId="5401A878" w14:textId="77777777" w:rsidR="00D078EC" w:rsidRDefault="00D078EC" w:rsidP="00D078EC">
      <w:pPr>
        <w:jc w:val="both"/>
        <w:rPr>
          <w:rFonts w:cstheme="minorHAnsi"/>
          <w:color w:val="222222"/>
        </w:rPr>
      </w:pPr>
      <w:r>
        <w:rPr>
          <w:rFonts w:eastAsia="Times New Roman" w:cstheme="minorHAnsi"/>
          <w:color w:val="222222"/>
        </w:rPr>
        <w:t xml:space="preserve">A small number of potential humpback whale calls were also annotated with uncertainty, these have been included in the ‘humpback’ </w:t>
      </w:r>
      <w:proofErr w:type="spellStart"/>
      <w:r>
        <w:rPr>
          <w:rFonts w:eastAsia="Times New Roman" w:cstheme="minorHAnsi"/>
          <w:color w:val="222222"/>
        </w:rPr>
        <w:t>SpeciesClass</w:t>
      </w:r>
      <w:proofErr w:type="spellEnd"/>
      <w:r>
        <w:rPr>
          <w:rFonts w:eastAsia="Times New Roman" w:cstheme="minorHAnsi"/>
          <w:color w:val="222222"/>
        </w:rPr>
        <w:t>.  One killer whale annotation had no assigned ecotype</w:t>
      </w:r>
      <w:r>
        <w:rPr>
          <w:rFonts w:cstheme="minorHAnsi"/>
          <w:color w:val="222222"/>
        </w:rPr>
        <w:t xml:space="preserve"> and this occurred on a day when both SRKW and Bigg’s killer whales were present in Boundary Pass at the same time</w:t>
      </w:r>
      <w:r>
        <w:rPr>
          <w:rFonts w:eastAsia="Times New Roman" w:cstheme="minorHAnsi"/>
          <w:color w:val="222222"/>
        </w:rPr>
        <w:t>. No other signals in the audio data were annotated.</w:t>
      </w:r>
    </w:p>
    <w:p w14:paraId="3ECBEA74" w14:textId="16CE3D94" w:rsidR="00E03AEF" w:rsidRDefault="00F8050F" w:rsidP="00E03AEF">
      <w:r>
        <w:t>.</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2"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5DC263D0" w14:textId="494897AB" w:rsidR="00F865D4" w:rsidRPr="00470D7A" w:rsidRDefault="00D17D1C" w:rsidP="00F865D4">
      <w:r>
        <w:t>Collated</w:t>
      </w:r>
      <w:r w:rsidR="00F865D4">
        <w:t xml:space="preserve"> annotations covered an approximately </w:t>
      </w:r>
      <w:proofErr w:type="gramStart"/>
      <w:r w:rsidR="00F865D4">
        <w:t>11 year</w:t>
      </w:r>
      <w:proofErr w:type="gramEnd"/>
      <w:r w:rsidR="00F865D4">
        <w:t xml:space="preserve">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5F5A9E32" w14:textId="66CD34DB" w:rsidR="00F865D4" w:rsidRDefault="00F865D4" w:rsidP="00F865D4">
      <w:pPr>
        <w:rPr>
          <w:b/>
          <w:bCs/>
        </w:rPr>
      </w:pPr>
    </w:p>
    <w:p w14:paraId="6971AEB7" w14:textId="00EF5843" w:rsidR="00470D7A" w:rsidRDefault="00470D7A">
      <w:r>
        <w:br w:type="page"/>
      </w:r>
    </w:p>
    <w:p w14:paraId="7919AD58" w14:textId="77777777" w:rsidR="00470D7A" w:rsidRDefault="00470D7A" w:rsidP="00F865D4"/>
    <w:p w14:paraId="1BD7B777" w14:textId="70555BF3" w:rsidR="00B227C9" w:rsidRDefault="00B227C9" w:rsidP="00B227C9">
      <w:pPr>
        <w:pStyle w:val="Caption"/>
        <w:keepNext/>
      </w:pPr>
      <w:r>
        <w:t xml:space="preserve">Table </w:t>
      </w:r>
      <w:r w:rsidR="00307E69">
        <w:fldChar w:fldCharType="begin"/>
      </w:r>
      <w:r w:rsidR="00307E69">
        <w:instrText xml:space="preserve"> SEQ Table \* ARABIC </w:instrText>
      </w:r>
      <w:r w:rsidR="00307E69">
        <w:fldChar w:fldCharType="separate"/>
      </w:r>
      <w:r>
        <w:rPr>
          <w:noProof/>
        </w:rPr>
        <w:t>1</w:t>
      </w:r>
      <w:r w:rsidR="00307E69">
        <w:rPr>
          <w:noProof/>
        </w:rPr>
        <w:fldChar w:fldCharType="end"/>
      </w:r>
      <w:r>
        <w:t xml:space="preserve"> Annotation file </w:t>
      </w:r>
      <w:proofErr w:type="spellStart"/>
      <w:r>
        <w:t>decriptors</w:t>
      </w:r>
      <w:proofErr w:type="spellEnd"/>
    </w:p>
    <w:tbl>
      <w:tblPr>
        <w:tblStyle w:val="TableGrid"/>
        <w:tblW w:w="0" w:type="auto"/>
        <w:tblLook w:val="04A0" w:firstRow="1" w:lastRow="0" w:firstColumn="1" w:lastColumn="0" w:noHBand="0" w:noVBand="1"/>
      </w:tblPr>
      <w:tblGrid>
        <w:gridCol w:w="3116"/>
        <w:gridCol w:w="4169"/>
        <w:gridCol w:w="2065"/>
      </w:tblGrid>
      <w:tr w:rsidR="004E21D7" w14:paraId="408C56BB" w14:textId="77777777" w:rsidTr="00470D7A">
        <w:tc>
          <w:tcPr>
            <w:tcW w:w="3116" w:type="dxa"/>
          </w:tcPr>
          <w:p w14:paraId="122F9DAA" w14:textId="4851945A" w:rsidR="004E21D7" w:rsidRDefault="004E21D7" w:rsidP="00F865D4">
            <w:r>
              <w:t>CSV Headings</w:t>
            </w:r>
          </w:p>
        </w:tc>
        <w:tc>
          <w:tcPr>
            <w:tcW w:w="4169" w:type="dxa"/>
          </w:tcPr>
          <w:p w14:paraId="47C0303D" w14:textId="43044289" w:rsidR="004E21D7" w:rsidRDefault="004E21D7" w:rsidP="00F865D4">
            <w:r>
              <w:t>Contents</w:t>
            </w:r>
          </w:p>
        </w:tc>
        <w:tc>
          <w:tcPr>
            <w:tcW w:w="2065" w:type="dxa"/>
          </w:tcPr>
          <w:p w14:paraId="330777D1" w14:textId="759F7E32" w:rsidR="004E21D7" w:rsidRDefault="004E21D7" w:rsidP="00F865D4">
            <w:r>
              <w:t>Structure</w:t>
            </w:r>
          </w:p>
        </w:tc>
      </w:tr>
      <w:tr w:rsidR="004E21D7" w14:paraId="605907E6" w14:textId="77777777" w:rsidTr="00470D7A">
        <w:tc>
          <w:tcPr>
            <w:tcW w:w="3116" w:type="dxa"/>
          </w:tcPr>
          <w:p w14:paraId="62E81A8D" w14:textId="27FC3769" w:rsidR="004E21D7" w:rsidRDefault="004E21D7" w:rsidP="00F865D4">
            <w:proofErr w:type="spellStart"/>
            <w:r w:rsidRPr="002E6980">
              <w:rPr>
                <w:b/>
                <w:bCs/>
              </w:rPr>
              <w:t>SoundFile</w:t>
            </w:r>
            <w:proofErr w:type="spellEnd"/>
          </w:p>
        </w:tc>
        <w:tc>
          <w:tcPr>
            <w:tcW w:w="4169" w:type="dxa"/>
          </w:tcPr>
          <w:p w14:paraId="7D4F6C29" w14:textId="062BE769" w:rsidR="004E21D7" w:rsidRDefault="004E21D7" w:rsidP="00F865D4">
            <w:r>
              <w:t>Name of the audio file from which the annotation was derived</w:t>
            </w:r>
          </w:p>
        </w:tc>
        <w:tc>
          <w:tcPr>
            <w:tcW w:w="2065" w:type="dxa"/>
          </w:tcPr>
          <w:p w14:paraId="6AF55209" w14:textId="77756076" w:rsidR="004E21D7" w:rsidRDefault="004E21D7" w:rsidP="00F865D4">
            <w:r>
              <w:t xml:space="preserve">Character </w:t>
            </w:r>
            <w:r w:rsidR="00470D7A">
              <w:t>s</w:t>
            </w:r>
            <w:r>
              <w:t>tring</w:t>
            </w:r>
          </w:p>
        </w:tc>
      </w:tr>
      <w:tr w:rsidR="004E21D7" w14:paraId="2616ABE6" w14:textId="77777777" w:rsidTr="00470D7A">
        <w:tc>
          <w:tcPr>
            <w:tcW w:w="3116" w:type="dxa"/>
          </w:tcPr>
          <w:p w14:paraId="5290DA4B" w14:textId="53EC4317" w:rsidR="004E21D7" w:rsidRDefault="004E21D7" w:rsidP="00F865D4">
            <w:proofErr w:type="spellStart"/>
            <w:r w:rsidRPr="004E21D7">
              <w:rPr>
                <w:b/>
                <w:bCs/>
              </w:rPr>
              <w:t>FileBeginSec</w:t>
            </w:r>
            <w:proofErr w:type="spellEnd"/>
          </w:p>
        </w:tc>
        <w:tc>
          <w:tcPr>
            <w:tcW w:w="4169" w:type="dxa"/>
          </w:tcPr>
          <w:p w14:paraId="1A1363FD" w14:textId="462FDDDC" w:rsidR="004E21D7" w:rsidRDefault="004E21D7" w:rsidP="00F865D4">
            <w:r>
              <w:t>Seconds into the audio file representing the start of the bounding box or detection</w:t>
            </w:r>
          </w:p>
        </w:tc>
        <w:tc>
          <w:tcPr>
            <w:tcW w:w="2065" w:type="dxa"/>
          </w:tcPr>
          <w:p w14:paraId="74EF943C" w14:textId="7E2B8BC4" w:rsidR="004E21D7" w:rsidRDefault="004E21D7" w:rsidP="00F865D4">
            <w:r>
              <w:t>Double</w:t>
            </w:r>
          </w:p>
        </w:tc>
      </w:tr>
      <w:tr w:rsidR="004E21D7" w14:paraId="7D9E82D7" w14:textId="77777777" w:rsidTr="00470D7A">
        <w:tc>
          <w:tcPr>
            <w:tcW w:w="3116" w:type="dxa"/>
          </w:tcPr>
          <w:p w14:paraId="4ECD51D3" w14:textId="41DA11F1" w:rsidR="004E21D7" w:rsidRPr="004E21D7" w:rsidRDefault="004E21D7" w:rsidP="004E2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proofErr w:type="spellStart"/>
            <w:r w:rsidRPr="004E21D7">
              <w:rPr>
                <w:b/>
                <w:bCs/>
              </w:rPr>
              <w:t>FileEndSec</w:t>
            </w:r>
            <w:proofErr w:type="spellEnd"/>
          </w:p>
        </w:tc>
        <w:tc>
          <w:tcPr>
            <w:tcW w:w="4169" w:type="dxa"/>
          </w:tcPr>
          <w:p w14:paraId="35C8D921" w14:textId="4648C81E" w:rsidR="004E21D7" w:rsidRDefault="004E21D7" w:rsidP="00F865D4">
            <w:r>
              <w:t>Seconds into the audio file representing the end of the call annotation</w:t>
            </w:r>
          </w:p>
        </w:tc>
        <w:tc>
          <w:tcPr>
            <w:tcW w:w="2065" w:type="dxa"/>
          </w:tcPr>
          <w:p w14:paraId="753E99C8" w14:textId="00B69665" w:rsidR="004E21D7" w:rsidRDefault="004E21D7" w:rsidP="00F865D4">
            <w:r>
              <w:t>Double</w:t>
            </w:r>
          </w:p>
        </w:tc>
      </w:tr>
      <w:tr w:rsidR="004E21D7" w14:paraId="634461F4" w14:textId="77777777" w:rsidTr="00470D7A">
        <w:tc>
          <w:tcPr>
            <w:tcW w:w="3116" w:type="dxa"/>
          </w:tcPr>
          <w:p w14:paraId="450E759B" w14:textId="054B4513" w:rsidR="004E21D7" w:rsidRPr="004E21D7" w:rsidRDefault="004E21D7" w:rsidP="00F865D4">
            <w:pPr>
              <w:rPr>
                <w:b/>
                <w:bCs/>
              </w:rPr>
            </w:pPr>
            <w:proofErr w:type="spellStart"/>
            <w:r w:rsidRPr="004E21D7">
              <w:rPr>
                <w:b/>
                <w:bCs/>
              </w:rPr>
              <w:t>LowFreqHz</w:t>
            </w:r>
            <w:proofErr w:type="spellEnd"/>
          </w:p>
        </w:tc>
        <w:tc>
          <w:tcPr>
            <w:tcW w:w="4169" w:type="dxa"/>
          </w:tcPr>
          <w:p w14:paraId="56C28CC1" w14:textId="64D6477B" w:rsidR="004E21D7" w:rsidRDefault="004E21D7" w:rsidP="00F865D4">
            <w:r>
              <w:t>Lower limit of the bounding box or detection, in Hz</w:t>
            </w:r>
          </w:p>
        </w:tc>
        <w:tc>
          <w:tcPr>
            <w:tcW w:w="2065" w:type="dxa"/>
          </w:tcPr>
          <w:p w14:paraId="009EB2F7" w14:textId="75F9BFD1" w:rsidR="004E21D7" w:rsidRDefault="00B227C9" w:rsidP="00F865D4">
            <w:r>
              <w:t>Double</w:t>
            </w:r>
          </w:p>
        </w:tc>
      </w:tr>
      <w:tr w:rsidR="004E21D7" w14:paraId="11C1B0EF" w14:textId="77777777" w:rsidTr="00470D7A">
        <w:tc>
          <w:tcPr>
            <w:tcW w:w="3116" w:type="dxa"/>
          </w:tcPr>
          <w:p w14:paraId="516EBEA2" w14:textId="3C8393E0" w:rsidR="004E21D7" w:rsidRPr="004E21D7" w:rsidRDefault="004E21D7" w:rsidP="004E21D7">
            <w:pPr>
              <w:rPr>
                <w:b/>
                <w:bCs/>
              </w:rPr>
            </w:pPr>
            <w:proofErr w:type="spellStart"/>
            <w:r w:rsidRPr="004E21D7">
              <w:rPr>
                <w:b/>
                <w:bCs/>
              </w:rPr>
              <w:t>HighFreqHz</w:t>
            </w:r>
            <w:proofErr w:type="spellEnd"/>
          </w:p>
        </w:tc>
        <w:tc>
          <w:tcPr>
            <w:tcW w:w="4169" w:type="dxa"/>
          </w:tcPr>
          <w:p w14:paraId="20942EDC" w14:textId="52F1F8FB" w:rsidR="004E21D7" w:rsidRDefault="004E21D7" w:rsidP="004E21D7">
            <w:r>
              <w:t>Upper limit of the bounding box or detection, in Hz</w:t>
            </w:r>
          </w:p>
        </w:tc>
        <w:tc>
          <w:tcPr>
            <w:tcW w:w="2065" w:type="dxa"/>
          </w:tcPr>
          <w:p w14:paraId="6FD677E0" w14:textId="6E0E1889" w:rsidR="004E21D7" w:rsidRDefault="00B227C9" w:rsidP="004E21D7">
            <w:r>
              <w:t>Double</w:t>
            </w:r>
          </w:p>
        </w:tc>
      </w:tr>
      <w:tr w:rsidR="004E21D7" w14:paraId="4E1E10D9" w14:textId="77777777" w:rsidTr="00470D7A">
        <w:tc>
          <w:tcPr>
            <w:tcW w:w="3116" w:type="dxa"/>
          </w:tcPr>
          <w:p w14:paraId="4EAD6B4F" w14:textId="3E7332B3" w:rsidR="004E21D7" w:rsidRPr="004E21D7" w:rsidRDefault="004E21D7" w:rsidP="004E21D7">
            <w:pPr>
              <w:rPr>
                <w:b/>
                <w:bCs/>
              </w:rPr>
            </w:pPr>
            <w:r w:rsidRPr="004E21D7">
              <w:rPr>
                <w:b/>
                <w:bCs/>
              </w:rPr>
              <w:t>UTC</w:t>
            </w:r>
          </w:p>
        </w:tc>
        <w:tc>
          <w:tcPr>
            <w:tcW w:w="4169" w:type="dxa"/>
          </w:tcPr>
          <w:p w14:paraId="6DFA8F29" w14:textId="3584C098" w:rsidR="004E21D7" w:rsidRDefault="00470D7A" w:rsidP="004E21D7">
            <w:r>
              <w:t>UTC time at the beginning of each annotation (</w:t>
            </w:r>
            <w:proofErr w:type="spellStart"/>
            <w:r>
              <w:t>StartTime</w:t>
            </w:r>
            <w:proofErr w:type="spellEnd"/>
            <w:r>
              <w:t>)</w:t>
            </w:r>
          </w:p>
        </w:tc>
        <w:tc>
          <w:tcPr>
            <w:tcW w:w="2065" w:type="dxa"/>
          </w:tcPr>
          <w:p w14:paraId="40531374" w14:textId="682BD7F8" w:rsidR="004E21D7" w:rsidRDefault="00470D7A" w:rsidP="004E21D7">
            <w:r>
              <w:t>Character string ISO formatted date/time</w:t>
            </w:r>
          </w:p>
        </w:tc>
      </w:tr>
      <w:tr w:rsidR="004E21D7" w14:paraId="27D92331" w14:textId="77777777" w:rsidTr="00470D7A">
        <w:tc>
          <w:tcPr>
            <w:tcW w:w="3116" w:type="dxa"/>
          </w:tcPr>
          <w:p w14:paraId="72792826" w14:textId="12340D9D" w:rsidR="004E21D7" w:rsidRPr="004E21D7" w:rsidRDefault="004E21D7" w:rsidP="004E21D7">
            <w:pPr>
              <w:rPr>
                <w:b/>
                <w:bCs/>
              </w:rPr>
            </w:pPr>
            <w:proofErr w:type="spellStart"/>
            <w:r w:rsidRPr="002E6980">
              <w:rPr>
                <w:b/>
                <w:bCs/>
              </w:rPr>
              <w:t>ClassSpecies</w:t>
            </w:r>
            <w:proofErr w:type="spellEnd"/>
          </w:p>
        </w:tc>
        <w:tc>
          <w:tcPr>
            <w:tcW w:w="4169" w:type="dxa"/>
          </w:tcPr>
          <w:p w14:paraId="2D063969" w14:textId="46F60287" w:rsidR="004E21D7" w:rsidRDefault="00470D7A" w:rsidP="004E21D7">
            <w:r>
              <w:t>Species or class description with the following options: Killer Whale (</w:t>
            </w:r>
            <w:r w:rsidRPr="00470D7A">
              <w:rPr>
                <w:b/>
                <w:bCs/>
              </w:rPr>
              <w:t>KW</w:t>
            </w:r>
            <w:r>
              <w:t>), Humpback Whale (</w:t>
            </w:r>
            <w:r w:rsidRPr="00470D7A">
              <w:rPr>
                <w:b/>
                <w:bCs/>
              </w:rPr>
              <w:t>HW</w:t>
            </w:r>
            <w:r>
              <w:t>), Abiotic (</w:t>
            </w:r>
            <w:r w:rsidRPr="00470D7A">
              <w:rPr>
                <w:b/>
                <w:bCs/>
              </w:rPr>
              <w:t>AB</w:t>
            </w:r>
            <w:r>
              <w:t>), and Undetermined Biological sound (</w:t>
            </w:r>
            <w:proofErr w:type="spellStart"/>
            <w:r w:rsidRPr="00470D7A">
              <w:rPr>
                <w:b/>
                <w:bCs/>
              </w:rPr>
              <w:t>UndBio</w:t>
            </w:r>
            <w:proofErr w:type="spellEnd"/>
            <w:r>
              <w:t>).</w:t>
            </w:r>
          </w:p>
        </w:tc>
        <w:tc>
          <w:tcPr>
            <w:tcW w:w="2065" w:type="dxa"/>
          </w:tcPr>
          <w:p w14:paraId="62D53182" w14:textId="7421429F" w:rsidR="004E21D7" w:rsidRDefault="00470D7A" w:rsidP="004E21D7">
            <w:r>
              <w:t>Character string</w:t>
            </w:r>
          </w:p>
        </w:tc>
      </w:tr>
      <w:tr w:rsidR="004E21D7" w14:paraId="14CD22D9" w14:textId="77777777" w:rsidTr="00470D7A">
        <w:tc>
          <w:tcPr>
            <w:tcW w:w="3116" w:type="dxa"/>
          </w:tcPr>
          <w:p w14:paraId="3E0EAC84" w14:textId="7EC28741" w:rsidR="004E21D7" w:rsidRPr="004E21D7" w:rsidRDefault="004E21D7" w:rsidP="004E21D7">
            <w:pPr>
              <w:rPr>
                <w:b/>
                <w:bCs/>
              </w:rPr>
            </w:pPr>
            <w:proofErr w:type="spellStart"/>
            <w:r>
              <w:rPr>
                <w:b/>
                <w:bCs/>
              </w:rPr>
              <w:t>AnnotationLevel</w:t>
            </w:r>
            <w:proofErr w:type="spellEnd"/>
          </w:p>
        </w:tc>
        <w:tc>
          <w:tcPr>
            <w:tcW w:w="4169" w:type="dxa"/>
          </w:tcPr>
          <w:p w14:paraId="53FD285B" w14:textId="2DD01F3B" w:rsidR="004E21D7" w:rsidRPr="00B227C9" w:rsidRDefault="00470D7A" w:rsidP="004E21D7">
            <w:pPr>
              <w:rPr>
                <w:b/>
                <w:bCs/>
              </w:rPr>
            </w:pP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tc>
        <w:tc>
          <w:tcPr>
            <w:tcW w:w="2065" w:type="dxa"/>
          </w:tcPr>
          <w:p w14:paraId="3202142F" w14:textId="713A70F0" w:rsidR="004E21D7" w:rsidRDefault="00470D7A" w:rsidP="004E21D7">
            <w:r>
              <w:t>Character string</w:t>
            </w:r>
          </w:p>
        </w:tc>
      </w:tr>
      <w:tr w:rsidR="004E21D7" w14:paraId="0D6F07D5" w14:textId="77777777" w:rsidTr="00470D7A">
        <w:tc>
          <w:tcPr>
            <w:tcW w:w="3116" w:type="dxa"/>
          </w:tcPr>
          <w:p w14:paraId="10A4B6DA" w14:textId="60DEF7C2" w:rsidR="004E21D7" w:rsidRPr="004E21D7" w:rsidRDefault="004E21D7" w:rsidP="004E21D7">
            <w:pPr>
              <w:rPr>
                <w:b/>
                <w:bCs/>
              </w:rPr>
            </w:pPr>
            <w:r w:rsidRPr="002E6980">
              <w:rPr>
                <w:b/>
                <w:bCs/>
              </w:rPr>
              <w:t>KW</w:t>
            </w:r>
          </w:p>
        </w:tc>
        <w:tc>
          <w:tcPr>
            <w:tcW w:w="4169" w:type="dxa"/>
          </w:tcPr>
          <w:p w14:paraId="1A078238" w14:textId="47D342B3" w:rsidR="004E21D7" w:rsidRDefault="00470D7A" w:rsidP="004E21D7">
            <w:r>
              <w:t>Indicator of whether or not the annotation denotated that the annotation represented a killer whale call</w:t>
            </w:r>
          </w:p>
        </w:tc>
        <w:tc>
          <w:tcPr>
            <w:tcW w:w="2065" w:type="dxa"/>
          </w:tcPr>
          <w:p w14:paraId="2D1B5A96" w14:textId="11844912" w:rsidR="004E21D7" w:rsidRDefault="00470D7A" w:rsidP="004E21D7">
            <w:r>
              <w:t>Bool (0/1)</w:t>
            </w:r>
          </w:p>
        </w:tc>
      </w:tr>
      <w:tr w:rsidR="004E21D7" w14:paraId="625A4735" w14:textId="77777777" w:rsidTr="00470D7A">
        <w:tc>
          <w:tcPr>
            <w:tcW w:w="3116" w:type="dxa"/>
          </w:tcPr>
          <w:p w14:paraId="35386058" w14:textId="2DA3FE19" w:rsidR="004E21D7" w:rsidRPr="004E21D7" w:rsidRDefault="004E21D7" w:rsidP="004E21D7">
            <w:pPr>
              <w:rPr>
                <w:b/>
                <w:bCs/>
              </w:rPr>
            </w:pPr>
            <w:proofErr w:type="spellStart"/>
            <w:r w:rsidRPr="002E6980">
              <w:rPr>
                <w:b/>
                <w:bCs/>
              </w:rPr>
              <w:t>KW_certain</w:t>
            </w:r>
            <w:proofErr w:type="spellEnd"/>
          </w:p>
        </w:tc>
        <w:tc>
          <w:tcPr>
            <w:tcW w:w="4169" w:type="dxa"/>
          </w:tcPr>
          <w:p w14:paraId="4ED4E1B7" w14:textId="2FBC5938" w:rsidR="004E21D7" w:rsidRDefault="00470D7A" w:rsidP="004E21D7">
            <w:r>
              <w:t>Indicator of whether or not the annotator was certain that the annotation was a KW. This is often represented by a question mark in the annotations. For ONC data, annotators listed all potential species that the thought the call could come from.</w:t>
            </w:r>
          </w:p>
        </w:tc>
        <w:tc>
          <w:tcPr>
            <w:tcW w:w="2065" w:type="dxa"/>
          </w:tcPr>
          <w:p w14:paraId="57E409D6" w14:textId="11727E50" w:rsidR="004E21D7" w:rsidRDefault="00470D7A" w:rsidP="004E21D7">
            <w:r>
              <w:t>Bool (0/1)</w:t>
            </w:r>
          </w:p>
        </w:tc>
      </w:tr>
      <w:tr w:rsidR="004E21D7" w14:paraId="74522367" w14:textId="77777777" w:rsidTr="00470D7A">
        <w:tc>
          <w:tcPr>
            <w:tcW w:w="3116" w:type="dxa"/>
          </w:tcPr>
          <w:p w14:paraId="5C5FFCC7" w14:textId="3F3AC75C" w:rsidR="004E21D7" w:rsidRPr="004E21D7" w:rsidRDefault="004E21D7" w:rsidP="004E21D7">
            <w:pPr>
              <w:rPr>
                <w:b/>
                <w:bCs/>
              </w:rPr>
            </w:pPr>
            <w:r w:rsidRPr="002E6980">
              <w:rPr>
                <w:b/>
                <w:bCs/>
              </w:rPr>
              <w:t>Ecotype</w:t>
            </w:r>
          </w:p>
        </w:tc>
        <w:tc>
          <w:tcPr>
            <w:tcW w:w="4169" w:type="dxa"/>
          </w:tcPr>
          <w:p w14:paraId="4F50CCEA" w14:textId="33785C64" w:rsidR="00470D7A" w:rsidRDefault="00B227C9" w:rsidP="00470D7A">
            <w:r>
              <w:t>Killer whale e</w:t>
            </w:r>
            <w:r w:rsidR="00470D7A">
              <w:t xml:space="preserve">cotype </w:t>
            </w:r>
            <w:r>
              <w:t>or population represented by the KW</w:t>
            </w:r>
            <w:r w:rsidR="00470D7A">
              <w:t xml:space="preserve"> annotation</w:t>
            </w:r>
            <w:r>
              <w:t>, if known</w:t>
            </w:r>
            <w:r w:rsidR="00470D7A">
              <w:t xml:space="preserve">. </w:t>
            </w:r>
            <w:r w:rsidR="00470D7A" w:rsidRPr="00470D7A">
              <w:rPr>
                <w:b/>
                <w:bCs/>
              </w:rPr>
              <w:t>SRKW</w:t>
            </w:r>
            <w:r w:rsidR="00470D7A">
              <w:t xml:space="preserve">- Southern Resident Killer Whale, </w:t>
            </w:r>
            <w:r w:rsidR="00470D7A" w:rsidRPr="00470D7A">
              <w:rPr>
                <w:b/>
                <w:bCs/>
              </w:rPr>
              <w:t>BKW</w:t>
            </w:r>
            <w:r w:rsidR="00470D7A">
              <w:t xml:space="preserve">- Biggs killer whale, </w:t>
            </w:r>
            <w:r w:rsidR="00470D7A" w:rsidRPr="00470D7A">
              <w:rPr>
                <w:b/>
                <w:bCs/>
              </w:rPr>
              <w:t>NRKW</w:t>
            </w:r>
            <w:r w:rsidR="00470D7A">
              <w:t xml:space="preserve">- Northern Resident Killer Whale, or </w:t>
            </w:r>
            <w:r w:rsidR="00470D7A" w:rsidRPr="00470D7A">
              <w:rPr>
                <w:b/>
                <w:bCs/>
              </w:rPr>
              <w:t>OKW</w:t>
            </w:r>
            <w:r w:rsidR="00470D7A">
              <w:t xml:space="preserve">- Offshore Killer </w:t>
            </w:r>
            <w:proofErr w:type="gramStart"/>
            <w:r w:rsidR="00470D7A">
              <w:t>Whale  or</w:t>
            </w:r>
            <w:proofErr w:type="gramEnd"/>
            <w:r w:rsidR="00470D7A">
              <w:t xml:space="preserve"> blank when no ecotype could be determined</w:t>
            </w:r>
          </w:p>
          <w:p w14:paraId="697148B0" w14:textId="77777777" w:rsidR="004E21D7" w:rsidRDefault="004E21D7" w:rsidP="004E21D7"/>
        </w:tc>
        <w:tc>
          <w:tcPr>
            <w:tcW w:w="2065" w:type="dxa"/>
          </w:tcPr>
          <w:p w14:paraId="39FE8571" w14:textId="5A6671D8" w:rsidR="004E21D7" w:rsidRDefault="00470D7A" w:rsidP="004E21D7">
            <w:r>
              <w:t>Character string</w:t>
            </w:r>
          </w:p>
        </w:tc>
      </w:tr>
      <w:tr w:rsidR="004E21D7" w14:paraId="35D6B540" w14:textId="77777777" w:rsidTr="00470D7A">
        <w:tc>
          <w:tcPr>
            <w:tcW w:w="3116" w:type="dxa"/>
          </w:tcPr>
          <w:p w14:paraId="66576F97" w14:textId="3E33DAA7" w:rsidR="004E21D7" w:rsidRPr="004E21D7" w:rsidRDefault="004E21D7" w:rsidP="004E21D7">
            <w:pPr>
              <w:rPr>
                <w:b/>
                <w:bCs/>
              </w:rPr>
            </w:pPr>
            <w:r w:rsidRPr="002E6980">
              <w:rPr>
                <w:b/>
                <w:bCs/>
              </w:rPr>
              <w:t>Data Provider</w:t>
            </w:r>
          </w:p>
        </w:tc>
        <w:tc>
          <w:tcPr>
            <w:tcW w:w="4169" w:type="dxa"/>
          </w:tcPr>
          <w:p w14:paraId="4360DE67" w14:textId="33C10FA2" w:rsidR="004E21D7" w:rsidRDefault="00470D7A" w:rsidP="004E21D7">
            <w:r>
              <w:t>Group providing the data</w:t>
            </w:r>
          </w:p>
        </w:tc>
        <w:tc>
          <w:tcPr>
            <w:tcW w:w="2065" w:type="dxa"/>
          </w:tcPr>
          <w:p w14:paraId="7640FA7E" w14:textId="0A2334FC" w:rsidR="004E21D7" w:rsidRDefault="00470D7A" w:rsidP="004E21D7">
            <w:r>
              <w:t>Character string</w:t>
            </w:r>
          </w:p>
        </w:tc>
      </w:tr>
      <w:tr w:rsidR="004E21D7" w14:paraId="092192C3" w14:textId="77777777" w:rsidTr="00470D7A">
        <w:tc>
          <w:tcPr>
            <w:tcW w:w="3116" w:type="dxa"/>
          </w:tcPr>
          <w:p w14:paraId="53F52112" w14:textId="0971EE54" w:rsidR="004E21D7" w:rsidRDefault="004E21D7" w:rsidP="004E21D7">
            <w:r w:rsidRPr="002E6980">
              <w:rPr>
                <w:b/>
                <w:bCs/>
              </w:rPr>
              <w:t>Dep</w:t>
            </w:r>
          </w:p>
        </w:tc>
        <w:tc>
          <w:tcPr>
            <w:tcW w:w="4169" w:type="dxa"/>
          </w:tcPr>
          <w:p w14:paraId="7E029CDB" w14:textId="3C8DE893" w:rsidR="004E21D7" w:rsidRDefault="00470D7A" w:rsidP="004E21D7">
            <w:r>
              <w:t>Shorthand for the deployment location</w:t>
            </w:r>
          </w:p>
        </w:tc>
        <w:tc>
          <w:tcPr>
            <w:tcW w:w="2065" w:type="dxa"/>
          </w:tcPr>
          <w:p w14:paraId="45487E49" w14:textId="03B46B49" w:rsidR="004E21D7" w:rsidRDefault="00470D7A" w:rsidP="004E21D7">
            <w:r>
              <w:t>Character string</w:t>
            </w:r>
          </w:p>
        </w:tc>
      </w:tr>
    </w:tbl>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lastRenderedPageBreak/>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w:t>
      </w:r>
      <w:proofErr w:type="gramStart"/>
      <w:r w:rsidRPr="002E6980">
        <w:rPr>
          <w:i/>
          <w:iCs/>
        </w:rPr>
        <w:t>e.g.</w:t>
      </w:r>
      <w:proofErr w:type="gramEnd"/>
      <w:r w:rsidRPr="002E6980">
        <w:rPr>
          <w:i/>
          <w:iCs/>
        </w:rPr>
        <w:t xml:space="preserve"> normalization, etc.), or tips for integrating or comparing the data records with other datasets. Authors are encouraged to provide code, programs or data-processing workflows if they may help others understand or use the data. Please see our </w:t>
      </w:r>
      <w:hyperlink r:id="rId21"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07392B2B" w:rsidR="007726C9" w:rsidRDefault="00D17D1C" w:rsidP="006D74B9">
      <w:pPr>
        <w:spacing w:before="120"/>
      </w:pPr>
      <w:r>
        <w:t xml:space="preserve">The intended purpose of these data is to build classifiers for detecting killer whales and classifying </w:t>
      </w:r>
      <w:r w:rsidR="001129BF">
        <w:t xml:space="preserve">signals to population or </w:t>
      </w:r>
      <w:r>
        <w:t>ecotype.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1129BF">
        <w:t xml:space="preserve">Researchers wishing to measure received levels should reach out individual data providers independently to determine appropriate calibration offsets. </w:t>
      </w:r>
      <w:r w:rsidR="007726C9">
        <w:t xml:space="preserve">Note also that different low-pass filter setting </w:t>
      </w:r>
      <w:proofErr w:type="gramStart"/>
      <w:r w:rsidR="007726C9">
        <w:t>have</w:t>
      </w:r>
      <w:proofErr w:type="gramEnd"/>
      <w:r w:rsidR="007726C9">
        <w:t xml:space="preserve"> been used across the dataset</w:t>
      </w:r>
      <w:r w:rsidR="001129BF">
        <w:t xml:space="preserve"> and as such the sample rate is not always indicative of the useful frequency range collected by the data.</w:t>
      </w:r>
    </w:p>
    <w:p w14:paraId="0686F812" w14:textId="5699B144" w:rsidR="00D17D1C" w:rsidRDefault="007726C9" w:rsidP="006D74B9">
      <w:pPr>
        <w:spacing w:before="120"/>
      </w:pPr>
      <w:r>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lastRenderedPageBreak/>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982A6B7" w:rsidR="006D74B9" w:rsidRDefault="006D74B9">
      <w:pPr>
        <w:pStyle w:val="Heading1"/>
      </w:pPr>
      <w:r>
        <w:t>Figures</w:t>
      </w:r>
    </w:p>
    <w:p w14:paraId="0442AACD" w14:textId="77B42C37" w:rsidR="00E2577B" w:rsidRDefault="00E2577B" w:rsidP="00E2577B"/>
    <w:p w14:paraId="561125E0" w14:textId="6AE6F1CB" w:rsidR="00E2577B" w:rsidRPr="00E2577B" w:rsidRDefault="00E2577B" w:rsidP="00E2577B">
      <w:r>
        <w:rPr>
          <w:noProof/>
        </w:rPr>
        <w:drawing>
          <wp:anchor distT="0" distB="0" distL="114300" distR="114300" simplePos="0" relativeHeight="251662336" behindDoc="0" locked="0" layoutInCell="1" allowOverlap="1" wp14:anchorId="38D6D668" wp14:editId="24EC2FB8">
            <wp:simplePos x="0" y="0"/>
            <wp:positionH relativeFrom="column">
              <wp:posOffset>0</wp:posOffset>
            </wp:positionH>
            <wp:positionV relativeFrom="paragraph">
              <wp:posOffset>0</wp:posOffset>
            </wp:positionV>
            <wp:extent cx="5943600" cy="39192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141648C" w14:textId="641A32A8" w:rsidR="006D74B9" w:rsidRDefault="006D74B9">
      <w:pPr>
        <w:pStyle w:val="Heading1"/>
      </w:pPr>
      <w:r>
        <w:t>Figure Legends</w:t>
      </w:r>
    </w:p>
    <w:p w14:paraId="5C1631C5" w14:textId="77777777" w:rsidR="007565DB" w:rsidRPr="007565DB" w:rsidRDefault="007565DB" w:rsidP="007565DB"/>
    <w:p w14:paraId="3FF57046" w14:textId="39DD6D8D" w:rsidR="00A01A52" w:rsidRPr="00A01A52" w:rsidRDefault="00A01A52" w:rsidP="00A01A52">
      <w:pPr>
        <w:sectPr w:rsidR="00A01A52" w:rsidRPr="00A01A52" w:rsidSect="007565DB">
          <w:pgSz w:w="12240" w:h="15840"/>
          <w:pgMar w:top="1350" w:right="1440" w:bottom="1440" w:left="1440" w:header="720" w:footer="720" w:gutter="0"/>
          <w:cols w:space="720"/>
          <w:docGrid w:linePitch="360"/>
        </w:sectPr>
      </w:pPr>
    </w:p>
    <w:p w14:paraId="305E893E" w14:textId="1DF79AE5" w:rsidR="007565DB" w:rsidRDefault="00A93FC2" w:rsidP="00A93FC2">
      <w:pPr>
        <w:pStyle w:val="Heading1"/>
      </w:pPr>
      <w:r>
        <w:lastRenderedPageBreak/>
        <w:t>Tables</w:t>
      </w:r>
    </w:p>
    <w:p w14:paraId="7C8C81AA" w14:textId="7087B607" w:rsidR="00D321AB" w:rsidRDefault="00D321AB" w:rsidP="00D321AB">
      <w:pPr>
        <w:pStyle w:val="Caption"/>
        <w:keepNext/>
      </w:pPr>
      <w:bookmarkStart w:id="13" w:name="_Ref160180346"/>
      <w:r>
        <w:t xml:space="preserve">Table </w:t>
      </w:r>
      <w:r w:rsidR="00307E69">
        <w:fldChar w:fldCharType="begin"/>
      </w:r>
      <w:r w:rsidR="00307E69">
        <w:instrText xml:space="preserve"> SEQ Table \* ARABIC </w:instrText>
      </w:r>
      <w:r w:rsidR="00307E69">
        <w:fldChar w:fldCharType="separate"/>
      </w:r>
      <w:r w:rsidR="00B227C9">
        <w:rPr>
          <w:noProof/>
        </w:rPr>
        <w:t>2</w:t>
      </w:r>
      <w:r w:rsidR="00307E69">
        <w:rPr>
          <w:noProof/>
        </w:rPr>
        <w:fldChar w:fldCharType="end"/>
      </w:r>
      <w:bookmarkEnd w:id="13"/>
      <w:r>
        <w:t xml:space="preserve"> Deployment summary for the data included in the detection and classification dataset. Annotation </w:t>
      </w:r>
      <w:proofErr w:type="gramStart"/>
      <w:r>
        <w:t>start</w:t>
      </w:r>
      <w:proofErr w:type="gramEnd"/>
      <w:r>
        <w:t xml:space="preserve"> and finish dates represent first and last annotation included in the dataset. Deployment is the name of the deployment location used in the annotations table. </w:t>
      </w:r>
    </w:p>
    <w:tbl>
      <w:tblPr>
        <w:tblW w:w="14417" w:type="dxa"/>
        <w:tblLayout w:type="fixed"/>
        <w:tblLook w:val="04A0" w:firstRow="1" w:lastRow="0" w:firstColumn="1" w:lastColumn="0" w:noHBand="0" w:noVBand="1"/>
      </w:tblPr>
      <w:tblGrid>
        <w:gridCol w:w="1607"/>
        <w:gridCol w:w="2623"/>
        <w:gridCol w:w="1794"/>
        <w:gridCol w:w="972"/>
        <w:gridCol w:w="1127"/>
        <w:gridCol w:w="778"/>
        <w:gridCol w:w="1269"/>
        <w:gridCol w:w="1561"/>
        <w:gridCol w:w="1343"/>
        <w:gridCol w:w="1343"/>
      </w:tblGrid>
      <w:tr w:rsidR="00D321AB" w:rsidRPr="00D321AB" w14:paraId="7B777FD3" w14:textId="77777777" w:rsidTr="00D321AB">
        <w:trPr>
          <w:trHeight w:val="588"/>
        </w:trPr>
        <w:tc>
          <w:tcPr>
            <w:tcW w:w="1607" w:type="dxa"/>
            <w:tcBorders>
              <w:top w:val="nil"/>
              <w:left w:val="nil"/>
              <w:bottom w:val="single" w:sz="8" w:space="0" w:color="auto"/>
              <w:right w:val="nil"/>
            </w:tcBorders>
            <w:shd w:val="clear" w:color="auto" w:fill="auto"/>
            <w:vAlign w:val="center"/>
            <w:hideMark/>
          </w:tcPr>
          <w:p w14:paraId="38537404"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Dataset Provider</w:t>
            </w:r>
          </w:p>
        </w:tc>
        <w:tc>
          <w:tcPr>
            <w:tcW w:w="2623" w:type="dxa"/>
            <w:tcBorders>
              <w:top w:val="nil"/>
              <w:left w:val="nil"/>
              <w:bottom w:val="single" w:sz="8" w:space="0" w:color="auto"/>
              <w:right w:val="nil"/>
            </w:tcBorders>
            <w:shd w:val="clear" w:color="auto" w:fill="auto"/>
            <w:vAlign w:val="center"/>
            <w:hideMark/>
          </w:tcPr>
          <w:p w14:paraId="74968E99"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Location Description</w:t>
            </w:r>
          </w:p>
        </w:tc>
        <w:tc>
          <w:tcPr>
            <w:tcW w:w="1794" w:type="dxa"/>
            <w:tcBorders>
              <w:top w:val="nil"/>
              <w:left w:val="nil"/>
              <w:bottom w:val="single" w:sz="8" w:space="0" w:color="auto"/>
              <w:right w:val="nil"/>
            </w:tcBorders>
            <w:shd w:val="clear" w:color="auto" w:fill="auto"/>
            <w:vAlign w:val="center"/>
            <w:hideMark/>
          </w:tcPr>
          <w:p w14:paraId="4EE978EB" w14:textId="012A71D7" w:rsidR="00D321AB" w:rsidRPr="00D321AB" w:rsidRDefault="00D321AB" w:rsidP="00D321AB">
            <w:pPr>
              <w:spacing w:after="0" w:line="240" w:lineRule="auto"/>
              <w:rPr>
                <w:rFonts w:ascii="Calibri" w:eastAsia="Times New Roman" w:hAnsi="Calibri" w:cs="Calibri"/>
                <w:b/>
                <w:bCs/>
                <w:color w:val="000000"/>
              </w:rPr>
            </w:pPr>
            <w:r>
              <w:rPr>
                <w:rFonts w:ascii="Calibri" w:eastAsia="Times New Roman" w:hAnsi="Calibri" w:cs="Calibri"/>
                <w:b/>
                <w:bCs/>
                <w:color w:val="000000"/>
              </w:rPr>
              <w:t>Deployment</w:t>
            </w:r>
          </w:p>
        </w:tc>
        <w:tc>
          <w:tcPr>
            <w:tcW w:w="972" w:type="dxa"/>
            <w:tcBorders>
              <w:top w:val="nil"/>
              <w:left w:val="nil"/>
              <w:bottom w:val="single" w:sz="8" w:space="0" w:color="auto"/>
              <w:right w:val="nil"/>
            </w:tcBorders>
            <w:shd w:val="clear" w:color="auto" w:fill="auto"/>
            <w:vAlign w:val="center"/>
            <w:hideMark/>
          </w:tcPr>
          <w:p w14:paraId="6DD0BA97"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Latitude</w:t>
            </w:r>
          </w:p>
        </w:tc>
        <w:tc>
          <w:tcPr>
            <w:tcW w:w="1127" w:type="dxa"/>
            <w:tcBorders>
              <w:top w:val="nil"/>
              <w:left w:val="nil"/>
              <w:bottom w:val="single" w:sz="8" w:space="0" w:color="auto"/>
              <w:right w:val="nil"/>
            </w:tcBorders>
            <w:shd w:val="clear" w:color="auto" w:fill="auto"/>
            <w:vAlign w:val="center"/>
            <w:hideMark/>
          </w:tcPr>
          <w:p w14:paraId="7B933048"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Longitude</w:t>
            </w:r>
          </w:p>
        </w:tc>
        <w:tc>
          <w:tcPr>
            <w:tcW w:w="778" w:type="dxa"/>
            <w:tcBorders>
              <w:top w:val="nil"/>
              <w:left w:val="nil"/>
              <w:bottom w:val="single" w:sz="8" w:space="0" w:color="auto"/>
              <w:right w:val="nil"/>
            </w:tcBorders>
            <w:shd w:val="clear" w:color="auto" w:fill="auto"/>
            <w:vAlign w:val="center"/>
            <w:hideMark/>
          </w:tcPr>
          <w:p w14:paraId="58B03D0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Depth (m)</w:t>
            </w:r>
          </w:p>
        </w:tc>
        <w:tc>
          <w:tcPr>
            <w:tcW w:w="1269" w:type="dxa"/>
            <w:tcBorders>
              <w:top w:val="nil"/>
              <w:left w:val="nil"/>
              <w:bottom w:val="single" w:sz="8" w:space="0" w:color="auto"/>
              <w:right w:val="nil"/>
            </w:tcBorders>
            <w:shd w:val="clear" w:color="auto" w:fill="auto"/>
            <w:vAlign w:val="center"/>
            <w:hideMark/>
          </w:tcPr>
          <w:p w14:paraId="7C232882" w14:textId="7E8A8D66"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Sample Rate (k</w:t>
            </w:r>
            <w:r>
              <w:rPr>
                <w:rFonts w:ascii="Calibri" w:eastAsia="Times New Roman" w:hAnsi="Calibri" w:cs="Calibri"/>
                <w:b/>
                <w:bCs/>
                <w:color w:val="000000"/>
              </w:rPr>
              <w:t>H</w:t>
            </w:r>
            <w:r w:rsidRPr="00D321AB">
              <w:rPr>
                <w:rFonts w:ascii="Calibri" w:eastAsia="Times New Roman" w:hAnsi="Calibri" w:cs="Calibri"/>
                <w:b/>
                <w:bCs/>
                <w:color w:val="000000"/>
              </w:rPr>
              <w:t>z)</w:t>
            </w:r>
          </w:p>
        </w:tc>
        <w:tc>
          <w:tcPr>
            <w:tcW w:w="1561" w:type="dxa"/>
            <w:tcBorders>
              <w:top w:val="nil"/>
              <w:left w:val="nil"/>
              <w:bottom w:val="single" w:sz="8" w:space="0" w:color="auto"/>
              <w:right w:val="nil"/>
            </w:tcBorders>
            <w:shd w:val="clear" w:color="auto" w:fill="auto"/>
            <w:vAlign w:val="center"/>
            <w:hideMark/>
          </w:tcPr>
          <w:p w14:paraId="6BD60F0A"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Hydrophone/Recorder</w:t>
            </w:r>
          </w:p>
        </w:tc>
        <w:tc>
          <w:tcPr>
            <w:tcW w:w="1343" w:type="dxa"/>
            <w:tcBorders>
              <w:top w:val="nil"/>
              <w:left w:val="nil"/>
              <w:bottom w:val="single" w:sz="8" w:space="0" w:color="auto"/>
              <w:right w:val="nil"/>
            </w:tcBorders>
            <w:shd w:val="clear" w:color="auto" w:fill="auto"/>
            <w:vAlign w:val="center"/>
            <w:hideMark/>
          </w:tcPr>
          <w:p w14:paraId="0E0BF0B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Start</w:t>
            </w:r>
          </w:p>
        </w:tc>
        <w:tc>
          <w:tcPr>
            <w:tcW w:w="1343" w:type="dxa"/>
            <w:tcBorders>
              <w:top w:val="nil"/>
              <w:left w:val="nil"/>
              <w:bottom w:val="single" w:sz="8" w:space="0" w:color="auto"/>
              <w:right w:val="nil"/>
            </w:tcBorders>
            <w:shd w:val="clear" w:color="auto" w:fill="auto"/>
            <w:vAlign w:val="center"/>
            <w:hideMark/>
          </w:tcPr>
          <w:p w14:paraId="7B1F511B"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Finish</w:t>
            </w:r>
          </w:p>
        </w:tc>
      </w:tr>
      <w:tr w:rsidR="00D321AB" w:rsidRPr="00D321AB" w14:paraId="55F7AE2E" w14:textId="77777777" w:rsidTr="00D321AB">
        <w:trPr>
          <w:trHeight w:val="288"/>
        </w:trPr>
        <w:tc>
          <w:tcPr>
            <w:tcW w:w="1607" w:type="dxa"/>
            <w:tcBorders>
              <w:top w:val="nil"/>
              <w:left w:val="nil"/>
              <w:bottom w:val="nil"/>
              <w:right w:val="nil"/>
            </w:tcBorders>
            <w:shd w:val="clear" w:color="auto" w:fill="auto"/>
            <w:noWrap/>
            <w:vAlign w:val="bottom"/>
            <w:hideMark/>
          </w:tcPr>
          <w:p w14:paraId="326FCE2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Orca Sound</w:t>
            </w:r>
          </w:p>
        </w:tc>
        <w:tc>
          <w:tcPr>
            <w:tcW w:w="2623" w:type="dxa"/>
            <w:tcBorders>
              <w:top w:val="nil"/>
              <w:left w:val="nil"/>
              <w:bottom w:val="nil"/>
              <w:right w:val="nil"/>
            </w:tcBorders>
            <w:shd w:val="clear" w:color="auto" w:fill="auto"/>
            <w:noWrap/>
            <w:vAlign w:val="bottom"/>
            <w:hideMark/>
          </w:tcPr>
          <w:p w14:paraId="06442B1A"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003626C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podcast_round2</w:t>
            </w:r>
          </w:p>
        </w:tc>
        <w:tc>
          <w:tcPr>
            <w:tcW w:w="972" w:type="dxa"/>
            <w:tcBorders>
              <w:top w:val="nil"/>
              <w:left w:val="nil"/>
              <w:bottom w:val="nil"/>
              <w:right w:val="nil"/>
            </w:tcBorders>
            <w:shd w:val="clear" w:color="auto" w:fill="auto"/>
            <w:noWrap/>
            <w:vAlign w:val="bottom"/>
            <w:hideMark/>
          </w:tcPr>
          <w:p w14:paraId="3879E80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37C6F8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672D032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4DF2A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05C9BE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3BD681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2020-09-27</w:t>
            </w:r>
          </w:p>
        </w:tc>
        <w:tc>
          <w:tcPr>
            <w:tcW w:w="1343" w:type="dxa"/>
            <w:tcBorders>
              <w:top w:val="nil"/>
              <w:left w:val="nil"/>
              <w:bottom w:val="nil"/>
              <w:right w:val="nil"/>
            </w:tcBorders>
            <w:shd w:val="clear" w:color="auto" w:fill="auto"/>
            <w:vAlign w:val="center"/>
            <w:hideMark/>
          </w:tcPr>
          <w:p w14:paraId="2F40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r>
      <w:tr w:rsidR="00D321AB" w:rsidRPr="00D321AB" w14:paraId="629709ED" w14:textId="77777777" w:rsidTr="00D321AB">
        <w:trPr>
          <w:trHeight w:val="288"/>
        </w:trPr>
        <w:tc>
          <w:tcPr>
            <w:tcW w:w="1607" w:type="dxa"/>
            <w:tcBorders>
              <w:top w:val="nil"/>
              <w:left w:val="nil"/>
              <w:bottom w:val="nil"/>
              <w:right w:val="nil"/>
            </w:tcBorders>
            <w:shd w:val="clear" w:color="auto" w:fill="auto"/>
            <w:noWrap/>
            <w:vAlign w:val="bottom"/>
            <w:hideMark/>
          </w:tcPr>
          <w:p w14:paraId="19E1F7B3"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CE85177"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478A07FD"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podcast_round3</w:t>
            </w:r>
          </w:p>
        </w:tc>
        <w:tc>
          <w:tcPr>
            <w:tcW w:w="972" w:type="dxa"/>
            <w:tcBorders>
              <w:top w:val="nil"/>
              <w:left w:val="nil"/>
              <w:bottom w:val="nil"/>
              <w:right w:val="nil"/>
            </w:tcBorders>
            <w:shd w:val="clear" w:color="auto" w:fill="auto"/>
            <w:noWrap/>
            <w:vAlign w:val="bottom"/>
            <w:hideMark/>
          </w:tcPr>
          <w:p w14:paraId="156152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51B5064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28BFE19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643F008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0031EBE"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2BF3C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c>
          <w:tcPr>
            <w:tcW w:w="1343" w:type="dxa"/>
            <w:tcBorders>
              <w:top w:val="nil"/>
              <w:left w:val="nil"/>
              <w:bottom w:val="nil"/>
              <w:right w:val="nil"/>
            </w:tcBorders>
            <w:shd w:val="clear" w:color="auto" w:fill="auto"/>
            <w:vAlign w:val="center"/>
            <w:hideMark/>
          </w:tcPr>
          <w:p w14:paraId="2D8501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r>
      <w:tr w:rsidR="00D321AB" w:rsidRPr="00D321AB" w14:paraId="47E363CF" w14:textId="77777777" w:rsidTr="00D321AB">
        <w:trPr>
          <w:trHeight w:val="288"/>
        </w:trPr>
        <w:tc>
          <w:tcPr>
            <w:tcW w:w="1607" w:type="dxa"/>
            <w:tcBorders>
              <w:top w:val="nil"/>
              <w:left w:val="nil"/>
              <w:bottom w:val="nil"/>
              <w:right w:val="nil"/>
            </w:tcBorders>
            <w:shd w:val="clear" w:color="auto" w:fill="auto"/>
            <w:noWrap/>
            <w:vAlign w:val="bottom"/>
            <w:hideMark/>
          </w:tcPr>
          <w:p w14:paraId="5764AA0E"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BDCB693"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6D54F6E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podcast_round5</w:t>
            </w:r>
          </w:p>
        </w:tc>
        <w:tc>
          <w:tcPr>
            <w:tcW w:w="972" w:type="dxa"/>
            <w:tcBorders>
              <w:top w:val="nil"/>
              <w:left w:val="nil"/>
              <w:bottom w:val="nil"/>
              <w:right w:val="nil"/>
            </w:tcBorders>
            <w:shd w:val="clear" w:color="auto" w:fill="auto"/>
            <w:noWrap/>
            <w:vAlign w:val="bottom"/>
            <w:hideMark/>
          </w:tcPr>
          <w:p w14:paraId="6F91AD8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42BBD0C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3A44C14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7AB68A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7DD80E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7A62BC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2020-09-08</w:t>
            </w:r>
          </w:p>
        </w:tc>
        <w:tc>
          <w:tcPr>
            <w:tcW w:w="1343" w:type="dxa"/>
            <w:tcBorders>
              <w:top w:val="nil"/>
              <w:left w:val="nil"/>
              <w:bottom w:val="nil"/>
              <w:right w:val="nil"/>
            </w:tcBorders>
            <w:shd w:val="clear" w:color="auto" w:fill="auto"/>
            <w:vAlign w:val="center"/>
            <w:hideMark/>
          </w:tcPr>
          <w:p w14:paraId="5CEB3F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r>
      <w:tr w:rsidR="00D321AB" w:rsidRPr="00D321AB" w14:paraId="3F80FC40" w14:textId="77777777" w:rsidTr="00D321AB">
        <w:trPr>
          <w:trHeight w:val="288"/>
        </w:trPr>
        <w:tc>
          <w:tcPr>
            <w:tcW w:w="1607" w:type="dxa"/>
            <w:tcBorders>
              <w:top w:val="nil"/>
              <w:left w:val="nil"/>
              <w:bottom w:val="nil"/>
              <w:right w:val="nil"/>
            </w:tcBorders>
            <w:shd w:val="clear" w:color="auto" w:fill="auto"/>
            <w:noWrap/>
            <w:vAlign w:val="bottom"/>
            <w:hideMark/>
          </w:tcPr>
          <w:p w14:paraId="7978DA7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61A7AD"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396A645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podcast_round6</w:t>
            </w:r>
          </w:p>
        </w:tc>
        <w:tc>
          <w:tcPr>
            <w:tcW w:w="972" w:type="dxa"/>
            <w:tcBorders>
              <w:top w:val="nil"/>
              <w:left w:val="nil"/>
              <w:bottom w:val="nil"/>
              <w:right w:val="nil"/>
            </w:tcBorders>
            <w:shd w:val="clear" w:color="auto" w:fill="auto"/>
            <w:noWrap/>
            <w:vAlign w:val="bottom"/>
            <w:hideMark/>
          </w:tcPr>
          <w:p w14:paraId="419895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15B11F8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7132FF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6232FB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EE9EF98"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F9986F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c>
          <w:tcPr>
            <w:tcW w:w="1343" w:type="dxa"/>
            <w:tcBorders>
              <w:top w:val="nil"/>
              <w:left w:val="nil"/>
              <w:bottom w:val="nil"/>
              <w:right w:val="nil"/>
            </w:tcBorders>
            <w:shd w:val="clear" w:color="auto" w:fill="auto"/>
            <w:vAlign w:val="center"/>
            <w:hideMark/>
          </w:tcPr>
          <w:p w14:paraId="3FDA948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r>
      <w:tr w:rsidR="00D321AB" w:rsidRPr="00D321AB" w14:paraId="414CBFC4" w14:textId="77777777" w:rsidTr="00D321AB">
        <w:trPr>
          <w:trHeight w:val="288"/>
        </w:trPr>
        <w:tc>
          <w:tcPr>
            <w:tcW w:w="1607" w:type="dxa"/>
            <w:tcBorders>
              <w:top w:val="nil"/>
              <w:left w:val="nil"/>
              <w:bottom w:val="nil"/>
              <w:right w:val="nil"/>
            </w:tcBorders>
            <w:shd w:val="clear" w:color="auto" w:fill="auto"/>
            <w:noWrap/>
            <w:vAlign w:val="bottom"/>
            <w:hideMark/>
          </w:tcPr>
          <w:p w14:paraId="5259EAB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5E8EECB6"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2C1BE7B9"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podcast_round7</w:t>
            </w:r>
          </w:p>
        </w:tc>
        <w:tc>
          <w:tcPr>
            <w:tcW w:w="972" w:type="dxa"/>
            <w:tcBorders>
              <w:top w:val="nil"/>
              <w:left w:val="nil"/>
              <w:bottom w:val="nil"/>
              <w:right w:val="nil"/>
            </w:tcBorders>
            <w:shd w:val="clear" w:color="auto" w:fill="auto"/>
            <w:noWrap/>
            <w:vAlign w:val="bottom"/>
            <w:hideMark/>
          </w:tcPr>
          <w:p w14:paraId="459563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0F1212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34C1F3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5A5689A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4EB8B2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B456B6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c>
          <w:tcPr>
            <w:tcW w:w="1343" w:type="dxa"/>
            <w:tcBorders>
              <w:top w:val="nil"/>
              <w:left w:val="nil"/>
              <w:bottom w:val="nil"/>
              <w:right w:val="nil"/>
            </w:tcBorders>
            <w:shd w:val="clear" w:color="auto" w:fill="auto"/>
            <w:vAlign w:val="center"/>
            <w:hideMark/>
          </w:tcPr>
          <w:p w14:paraId="5136E06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r>
      <w:tr w:rsidR="00D321AB" w:rsidRPr="00D321AB" w14:paraId="2B59002E" w14:textId="77777777" w:rsidTr="00D321AB">
        <w:trPr>
          <w:trHeight w:val="288"/>
        </w:trPr>
        <w:tc>
          <w:tcPr>
            <w:tcW w:w="1607" w:type="dxa"/>
            <w:tcBorders>
              <w:top w:val="nil"/>
              <w:left w:val="nil"/>
              <w:bottom w:val="nil"/>
              <w:right w:val="nil"/>
            </w:tcBorders>
            <w:shd w:val="clear" w:color="auto" w:fill="auto"/>
            <w:noWrap/>
            <w:vAlign w:val="bottom"/>
            <w:hideMark/>
          </w:tcPr>
          <w:p w14:paraId="386599F2"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CFA74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Port </w:t>
            </w:r>
            <w:proofErr w:type="spellStart"/>
            <w:r w:rsidRPr="00D321AB">
              <w:rPr>
                <w:rFonts w:ascii="Calibri" w:eastAsia="Times New Roman" w:hAnsi="Calibri" w:cs="Calibri"/>
                <w:color w:val="000000"/>
              </w:rPr>
              <w:t>Townsand</w:t>
            </w:r>
            <w:proofErr w:type="spellEnd"/>
          </w:p>
        </w:tc>
        <w:tc>
          <w:tcPr>
            <w:tcW w:w="1794" w:type="dxa"/>
            <w:tcBorders>
              <w:top w:val="nil"/>
              <w:left w:val="nil"/>
              <w:bottom w:val="nil"/>
              <w:right w:val="nil"/>
            </w:tcBorders>
            <w:shd w:val="clear" w:color="auto" w:fill="auto"/>
            <w:noWrap/>
            <w:vAlign w:val="bottom"/>
            <w:hideMark/>
          </w:tcPr>
          <w:p w14:paraId="35519B9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podcast_round9</w:t>
            </w:r>
          </w:p>
        </w:tc>
        <w:tc>
          <w:tcPr>
            <w:tcW w:w="972" w:type="dxa"/>
            <w:tcBorders>
              <w:top w:val="nil"/>
              <w:left w:val="nil"/>
              <w:bottom w:val="nil"/>
              <w:right w:val="nil"/>
            </w:tcBorders>
            <w:shd w:val="clear" w:color="auto" w:fill="auto"/>
            <w:noWrap/>
            <w:vAlign w:val="bottom"/>
            <w:hideMark/>
          </w:tcPr>
          <w:p w14:paraId="16CA1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6259925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21502DC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BFA30F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836757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C450D0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c>
          <w:tcPr>
            <w:tcW w:w="1343" w:type="dxa"/>
            <w:tcBorders>
              <w:top w:val="nil"/>
              <w:left w:val="nil"/>
              <w:bottom w:val="nil"/>
              <w:right w:val="nil"/>
            </w:tcBorders>
            <w:shd w:val="clear" w:color="auto" w:fill="auto"/>
            <w:vAlign w:val="center"/>
            <w:hideMark/>
          </w:tcPr>
          <w:p w14:paraId="5010B0B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r>
      <w:tr w:rsidR="00D321AB" w:rsidRPr="00D321AB" w14:paraId="7B9DA013" w14:textId="77777777" w:rsidTr="00D321AB">
        <w:trPr>
          <w:trHeight w:val="288"/>
        </w:trPr>
        <w:tc>
          <w:tcPr>
            <w:tcW w:w="1607" w:type="dxa"/>
            <w:tcBorders>
              <w:top w:val="nil"/>
              <w:left w:val="nil"/>
              <w:bottom w:val="nil"/>
              <w:right w:val="nil"/>
            </w:tcBorders>
            <w:shd w:val="clear" w:color="auto" w:fill="auto"/>
            <w:noWrap/>
            <w:vAlign w:val="bottom"/>
            <w:hideMark/>
          </w:tcPr>
          <w:p w14:paraId="10689D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85E12B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6C005D7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podcast_round10</w:t>
            </w:r>
          </w:p>
        </w:tc>
        <w:tc>
          <w:tcPr>
            <w:tcW w:w="972" w:type="dxa"/>
            <w:tcBorders>
              <w:top w:val="nil"/>
              <w:left w:val="nil"/>
              <w:bottom w:val="nil"/>
              <w:right w:val="nil"/>
            </w:tcBorders>
            <w:shd w:val="clear" w:color="auto" w:fill="auto"/>
            <w:noWrap/>
            <w:vAlign w:val="bottom"/>
            <w:hideMark/>
          </w:tcPr>
          <w:p w14:paraId="650E11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67CA8CF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608DF63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412C18D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53C2B18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6F222AD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c>
          <w:tcPr>
            <w:tcW w:w="1343" w:type="dxa"/>
            <w:tcBorders>
              <w:top w:val="nil"/>
              <w:left w:val="nil"/>
              <w:bottom w:val="nil"/>
              <w:right w:val="nil"/>
            </w:tcBorders>
            <w:shd w:val="clear" w:color="auto" w:fill="auto"/>
            <w:vAlign w:val="center"/>
            <w:hideMark/>
          </w:tcPr>
          <w:p w14:paraId="0CD251E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2020-09-28</w:t>
            </w:r>
          </w:p>
        </w:tc>
      </w:tr>
      <w:tr w:rsidR="00D321AB" w:rsidRPr="00D321AB" w14:paraId="287A2946" w14:textId="77777777" w:rsidTr="00D321AB">
        <w:trPr>
          <w:trHeight w:val="288"/>
        </w:trPr>
        <w:tc>
          <w:tcPr>
            <w:tcW w:w="1607" w:type="dxa"/>
            <w:tcBorders>
              <w:top w:val="nil"/>
              <w:left w:val="nil"/>
              <w:bottom w:val="nil"/>
              <w:right w:val="nil"/>
            </w:tcBorders>
            <w:shd w:val="clear" w:color="auto" w:fill="auto"/>
            <w:noWrap/>
            <w:vAlign w:val="bottom"/>
            <w:hideMark/>
          </w:tcPr>
          <w:p w14:paraId="6912F4D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7477A0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2C203E0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podcast_round11</w:t>
            </w:r>
          </w:p>
        </w:tc>
        <w:tc>
          <w:tcPr>
            <w:tcW w:w="972" w:type="dxa"/>
            <w:tcBorders>
              <w:top w:val="nil"/>
              <w:left w:val="nil"/>
              <w:bottom w:val="nil"/>
              <w:right w:val="nil"/>
            </w:tcBorders>
            <w:shd w:val="clear" w:color="auto" w:fill="auto"/>
            <w:noWrap/>
            <w:vAlign w:val="bottom"/>
            <w:hideMark/>
          </w:tcPr>
          <w:p w14:paraId="6BF929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50B437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2CB330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714808E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7389F14F"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DFB65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2020-09-05</w:t>
            </w:r>
          </w:p>
        </w:tc>
        <w:tc>
          <w:tcPr>
            <w:tcW w:w="1343" w:type="dxa"/>
            <w:tcBorders>
              <w:top w:val="nil"/>
              <w:left w:val="nil"/>
              <w:bottom w:val="nil"/>
              <w:right w:val="nil"/>
            </w:tcBorders>
            <w:shd w:val="clear" w:color="auto" w:fill="auto"/>
            <w:vAlign w:val="center"/>
            <w:hideMark/>
          </w:tcPr>
          <w:p w14:paraId="007F234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2020-10-18</w:t>
            </w:r>
          </w:p>
        </w:tc>
      </w:tr>
      <w:tr w:rsidR="00D321AB" w:rsidRPr="00D321AB" w14:paraId="6D3D8CD9" w14:textId="77777777" w:rsidTr="00D321AB">
        <w:trPr>
          <w:trHeight w:val="288"/>
        </w:trPr>
        <w:tc>
          <w:tcPr>
            <w:tcW w:w="1607" w:type="dxa"/>
            <w:tcBorders>
              <w:top w:val="nil"/>
              <w:left w:val="nil"/>
              <w:bottom w:val="nil"/>
              <w:right w:val="nil"/>
            </w:tcBorders>
            <w:shd w:val="clear" w:color="auto" w:fill="auto"/>
            <w:noWrap/>
            <w:vAlign w:val="bottom"/>
            <w:hideMark/>
          </w:tcPr>
          <w:p w14:paraId="718E3646"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77C50A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Port </w:t>
            </w:r>
            <w:proofErr w:type="spellStart"/>
            <w:r w:rsidRPr="00D321AB">
              <w:rPr>
                <w:rFonts w:ascii="Calibri" w:eastAsia="Times New Roman" w:hAnsi="Calibri" w:cs="Calibri"/>
                <w:color w:val="000000"/>
              </w:rPr>
              <w:t>Townsand</w:t>
            </w:r>
            <w:proofErr w:type="spellEnd"/>
          </w:p>
        </w:tc>
        <w:tc>
          <w:tcPr>
            <w:tcW w:w="1794" w:type="dxa"/>
            <w:tcBorders>
              <w:top w:val="nil"/>
              <w:left w:val="nil"/>
              <w:bottom w:val="nil"/>
              <w:right w:val="nil"/>
            </w:tcBorders>
            <w:shd w:val="clear" w:color="auto" w:fill="auto"/>
            <w:noWrap/>
            <w:vAlign w:val="bottom"/>
            <w:hideMark/>
          </w:tcPr>
          <w:p w14:paraId="5D33F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podcast_round12</w:t>
            </w:r>
          </w:p>
        </w:tc>
        <w:tc>
          <w:tcPr>
            <w:tcW w:w="972" w:type="dxa"/>
            <w:tcBorders>
              <w:top w:val="nil"/>
              <w:left w:val="nil"/>
              <w:bottom w:val="nil"/>
              <w:right w:val="nil"/>
            </w:tcBorders>
            <w:shd w:val="clear" w:color="auto" w:fill="auto"/>
            <w:noWrap/>
            <w:vAlign w:val="bottom"/>
            <w:hideMark/>
          </w:tcPr>
          <w:p w14:paraId="2D4A2EF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11F824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779B3980" w14:textId="36B9EB79" w:rsidR="00D321AB" w:rsidRPr="00D321AB" w:rsidRDefault="00D321AB" w:rsidP="00D321AB">
            <w:pPr>
              <w:spacing w:after="0" w:line="240" w:lineRule="auto"/>
              <w:jc w:val="right"/>
              <w:rPr>
                <w:rFonts w:ascii="Calibri" w:eastAsia="Times New Roman" w:hAnsi="Calibri" w:cs="Calibri"/>
                <w:color w:val="000000"/>
              </w:rPr>
            </w:pPr>
            <w:r>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8F9C8A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19390E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552AA66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c>
          <w:tcPr>
            <w:tcW w:w="1343" w:type="dxa"/>
            <w:tcBorders>
              <w:top w:val="nil"/>
              <w:left w:val="nil"/>
              <w:bottom w:val="nil"/>
              <w:right w:val="nil"/>
            </w:tcBorders>
            <w:shd w:val="clear" w:color="auto" w:fill="auto"/>
            <w:vAlign w:val="center"/>
            <w:hideMark/>
          </w:tcPr>
          <w:p w14:paraId="603F08B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2020-10-08</w:t>
            </w:r>
          </w:p>
        </w:tc>
      </w:tr>
      <w:tr w:rsidR="00D321AB" w:rsidRPr="00D321AB" w14:paraId="6418E6C3" w14:textId="77777777" w:rsidTr="00D321AB">
        <w:trPr>
          <w:trHeight w:val="288"/>
        </w:trPr>
        <w:tc>
          <w:tcPr>
            <w:tcW w:w="1607" w:type="dxa"/>
            <w:tcBorders>
              <w:top w:val="single" w:sz="4" w:space="0" w:color="auto"/>
              <w:left w:val="nil"/>
              <w:bottom w:val="single" w:sz="4" w:space="0" w:color="auto"/>
              <w:right w:val="nil"/>
            </w:tcBorders>
            <w:shd w:val="clear" w:color="auto" w:fill="auto"/>
            <w:noWrap/>
            <w:vAlign w:val="bottom"/>
            <w:hideMark/>
          </w:tcPr>
          <w:p w14:paraId="6D5148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ONC</w:t>
            </w:r>
          </w:p>
        </w:tc>
        <w:tc>
          <w:tcPr>
            <w:tcW w:w="2623" w:type="dxa"/>
            <w:tcBorders>
              <w:top w:val="single" w:sz="4" w:space="0" w:color="auto"/>
              <w:left w:val="nil"/>
              <w:bottom w:val="single" w:sz="4" w:space="0" w:color="auto"/>
              <w:right w:val="nil"/>
            </w:tcBorders>
            <w:shd w:val="clear" w:color="auto" w:fill="auto"/>
            <w:noWrap/>
            <w:vAlign w:val="bottom"/>
            <w:hideMark/>
          </w:tcPr>
          <w:p w14:paraId="624A12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1794" w:type="dxa"/>
            <w:tcBorders>
              <w:top w:val="single" w:sz="4" w:space="0" w:color="auto"/>
              <w:left w:val="nil"/>
              <w:bottom w:val="single" w:sz="4" w:space="0" w:color="auto"/>
              <w:right w:val="nil"/>
            </w:tcBorders>
            <w:shd w:val="clear" w:color="auto" w:fill="auto"/>
            <w:noWrap/>
            <w:vAlign w:val="bottom"/>
            <w:hideMark/>
          </w:tcPr>
          <w:p w14:paraId="4EC5EE2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972" w:type="dxa"/>
            <w:tcBorders>
              <w:top w:val="single" w:sz="4" w:space="0" w:color="auto"/>
              <w:left w:val="nil"/>
              <w:bottom w:val="single" w:sz="4" w:space="0" w:color="auto"/>
              <w:right w:val="nil"/>
            </w:tcBorders>
            <w:shd w:val="clear" w:color="auto" w:fill="auto"/>
            <w:noWrap/>
            <w:vAlign w:val="bottom"/>
            <w:hideMark/>
          </w:tcPr>
          <w:p w14:paraId="1A4F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48.426</w:t>
            </w:r>
          </w:p>
        </w:tc>
        <w:tc>
          <w:tcPr>
            <w:tcW w:w="1127" w:type="dxa"/>
            <w:tcBorders>
              <w:top w:val="single" w:sz="4" w:space="0" w:color="auto"/>
              <w:left w:val="nil"/>
              <w:bottom w:val="single" w:sz="4" w:space="0" w:color="auto"/>
              <w:right w:val="nil"/>
            </w:tcBorders>
            <w:shd w:val="clear" w:color="auto" w:fill="auto"/>
            <w:noWrap/>
            <w:vAlign w:val="bottom"/>
            <w:hideMark/>
          </w:tcPr>
          <w:p w14:paraId="746A91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126.174</w:t>
            </w:r>
          </w:p>
        </w:tc>
        <w:tc>
          <w:tcPr>
            <w:tcW w:w="778" w:type="dxa"/>
            <w:tcBorders>
              <w:top w:val="single" w:sz="4" w:space="0" w:color="auto"/>
              <w:left w:val="nil"/>
              <w:bottom w:val="single" w:sz="4" w:space="0" w:color="auto"/>
              <w:right w:val="nil"/>
            </w:tcBorders>
            <w:shd w:val="clear" w:color="auto" w:fill="auto"/>
            <w:noWrap/>
            <w:vAlign w:val="bottom"/>
            <w:hideMark/>
          </w:tcPr>
          <w:p w14:paraId="3761C8F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40</w:t>
            </w:r>
          </w:p>
        </w:tc>
        <w:tc>
          <w:tcPr>
            <w:tcW w:w="1269" w:type="dxa"/>
            <w:tcBorders>
              <w:top w:val="single" w:sz="4" w:space="0" w:color="auto"/>
              <w:left w:val="nil"/>
              <w:bottom w:val="single" w:sz="4" w:space="0" w:color="auto"/>
              <w:right w:val="nil"/>
            </w:tcBorders>
            <w:shd w:val="clear" w:color="auto" w:fill="auto"/>
            <w:noWrap/>
            <w:vAlign w:val="bottom"/>
            <w:hideMark/>
          </w:tcPr>
          <w:p w14:paraId="3D67B9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single" w:sz="4" w:space="0" w:color="auto"/>
              <w:right w:val="nil"/>
            </w:tcBorders>
            <w:shd w:val="clear" w:color="auto" w:fill="auto"/>
            <w:noWrap/>
            <w:vAlign w:val="bottom"/>
            <w:hideMark/>
          </w:tcPr>
          <w:p w14:paraId="4F35AAB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Ocean Sonics SC2 </w:t>
            </w:r>
          </w:p>
        </w:tc>
        <w:tc>
          <w:tcPr>
            <w:tcW w:w="1343" w:type="dxa"/>
            <w:tcBorders>
              <w:top w:val="single" w:sz="4" w:space="0" w:color="auto"/>
              <w:left w:val="nil"/>
              <w:bottom w:val="single" w:sz="4" w:space="0" w:color="auto"/>
              <w:right w:val="nil"/>
            </w:tcBorders>
            <w:shd w:val="clear" w:color="auto" w:fill="auto"/>
            <w:vAlign w:val="center"/>
            <w:hideMark/>
          </w:tcPr>
          <w:p w14:paraId="58E3CB4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2013-05-20</w:t>
            </w:r>
          </w:p>
        </w:tc>
        <w:tc>
          <w:tcPr>
            <w:tcW w:w="1343" w:type="dxa"/>
            <w:tcBorders>
              <w:top w:val="single" w:sz="4" w:space="0" w:color="auto"/>
              <w:left w:val="nil"/>
              <w:bottom w:val="single" w:sz="4" w:space="0" w:color="auto"/>
              <w:right w:val="nil"/>
            </w:tcBorders>
            <w:shd w:val="clear" w:color="auto" w:fill="auto"/>
            <w:noWrap/>
            <w:vAlign w:val="bottom"/>
            <w:hideMark/>
          </w:tcPr>
          <w:p w14:paraId="35FA72F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2014-12-04</w:t>
            </w:r>
          </w:p>
        </w:tc>
      </w:tr>
      <w:tr w:rsidR="00D321AB" w:rsidRPr="00D321AB" w14:paraId="1BB0D8BA" w14:textId="77777777" w:rsidTr="00D321AB">
        <w:trPr>
          <w:trHeight w:val="288"/>
        </w:trPr>
        <w:tc>
          <w:tcPr>
            <w:tcW w:w="1607" w:type="dxa"/>
            <w:tcBorders>
              <w:top w:val="nil"/>
              <w:left w:val="nil"/>
              <w:bottom w:val="nil"/>
              <w:right w:val="nil"/>
            </w:tcBorders>
            <w:shd w:val="clear" w:color="auto" w:fill="auto"/>
            <w:noWrap/>
            <w:vAlign w:val="bottom"/>
            <w:hideMark/>
          </w:tcPr>
          <w:p w14:paraId="2A59A4CD" w14:textId="7631F383"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2623" w:type="dxa"/>
            <w:tcBorders>
              <w:top w:val="nil"/>
              <w:left w:val="nil"/>
              <w:bottom w:val="nil"/>
              <w:right w:val="nil"/>
            </w:tcBorders>
            <w:shd w:val="clear" w:color="auto" w:fill="auto"/>
            <w:noWrap/>
            <w:vAlign w:val="bottom"/>
            <w:hideMark/>
          </w:tcPr>
          <w:p w14:paraId="4C141DC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West Vancouver Island</w:t>
            </w:r>
          </w:p>
        </w:tc>
        <w:tc>
          <w:tcPr>
            <w:tcW w:w="1794" w:type="dxa"/>
            <w:tcBorders>
              <w:top w:val="nil"/>
              <w:left w:val="nil"/>
              <w:bottom w:val="nil"/>
              <w:right w:val="nil"/>
            </w:tcBorders>
            <w:shd w:val="clear" w:color="auto" w:fill="auto"/>
            <w:noWrap/>
            <w:vAlign w:val="bottom"/>
            <w:hideMark/>
          </w:tcPr>
          <w:p w14:paraId="3AC6EB7A"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WVanIsl</w:t>
            </w:r>
            <w:proofErr w:type="spellEnd"/>
            <w:r w:rsidRPr="00D321AB">
              <w:rPr>
                <w:rFonts w:ascii="Calibri" w:eastAsia="Times New Roman" w:hAnsi="Calibri" w:cs="Calibri"/>
                <w:color w:val="000000"/>
              </w:rPr>
              <w:t xml:space="preserve">      </w:t>
            </w:r>
          </w:p>
        </w:tc>
        <w:tc>
          <w:tcPr>
            <w:tcW w:w="972" w:type="dxa"/>
            <w:tcBorders>
              <w:top w:val="nil"/>
              <w:left w:val="nil"/>
              <w:bottom w:val="nil"/>
              <w:right w:val="nil"/>
            </w:tcBorders>
            <w:shd w:val="clear" w:color="auto" w:fill="auto"/>
            <w:noWrap/>
            <w:vAlign w:val="bottom"/>
            <w:hideMark/>
          </w:tcPr>
          <w:p w14:paraId="7C448A2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6C74C40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5691DE1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114</w:t>
            </w:r>
          </w:p>
        </w:tc>
        <w:tc>
          <w:tcPr>
            <w:tcW w:w="1269" w:type="dxa"/>
            <w:tcBorders>
              <w:top w:val="nil"/>
              <w:left w:val="nil"/>
              <w:bottom w:val="nil"/>
              <w:right w:val="nil"/>
            </w:tcBorders>
            <w:shd w:val="clear" w:color="auto" w:fill="auto"/>
            <w:noWrap/>
            <w:vAlign w:val="bottom"/>
            <w:hideMark/>
          </w:tcPr>
          <w:p w14:paraId="3502218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16.384</w:t>
            </w:r>
          </w:p>
        </w:tc>
        <w:tc>
          <w:tcPr>
            <w:tcW w:w="1561" w:type="dxa"/>
            <w:tcBorders>
              <w:top w:val="nil"/>
              <w:left w:val="nil"/>
              <w:bottom w:val="nil"/>
              <w:right w:val="nil"/>
            </w:tcBorders>
            <w:shd w:val="clear" w:color="auto" w:fill="auto"/>
            <w:noWrap/>
            <w:vAlign w:val="bottom"/>
            <w:hideMark/>
          </w:tcPr>
          <w:p w14:paraId="2DCDE81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AURAL-M2</w:t>
            </w:r>
          </w:p>
        </w:tc>
        <w:tc>
          <w:tcPr>
            <w:tcW w:w="1343" w:type="dxa"/>
            <w:tcBorders>
              <w:top w:val="nil"/>
              <w:left w:val="nil"/>
              <w:bottom w:val="nil"/>
              <w:right w:val="nil"/>
            </w:tcBorders>
            <w:shd w:val="clear" w:color="auto" w:fill="auto"/>
            <w:vAlign w:val="center"/>
            <w:hideMark/>
          </w:tcPr>
          <w:p w14:paraId="4F4E0B0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2011-05-18</w:t>
            </w:r>
          </w:p>
        </w:tc>
        <w:tc>
          <w:tcPr>
            <w:tcW w:w="1343" w:type="dxa"/>
            <w:tcBorders>
              <w:top w:val="nil"/>
              <w:left w:val="nil"/>
              <w:bottom w:val="nil"/>
              <w:right w:val="nil"/>
            </w:tcBorders>
            <w:shd w:val="clear" w:color="auto" w:fill="auto"/>
            <w:noWrap/>
            <w:vAlign w:val="bottom"/>
            <w:hideMark/>
          </w:tcPr>
          <w:p w14:paraId="000A06B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2012-05-24</w:t>
            </w:r>
          </w:p>
        </w:tc>
      </w:tr>
      <w:tr w:rsidR="00D321AB" w:rsidRPr="00D321AB" w14:paraId="4A83F6B6"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6A77122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7500BE6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Northern Mainland British Colombia</w:t>
            </w:r>
          </w:p>
        </w:tc>
        <w:tc>
          <w:tcPr>
            <w:tcW w:w="1794" w:type="dxa"/>
            <w:tcBorders>
              <w:top w:val="nil"/>
              <w:left w:val="nil"/>
              <w:bottom w:val="single" w:sz="4" w:space="0" w:color="auto"/>
              <w:right w:val="nil"/>
            </w:tcBorders>
            <w:shd w:val="clear" w:color="auto" w:fill="auto"/>
            <w:noWrap/>
            <w:vAlign w:val="bottom"/>
            <w:hideMark/>
          </w:tcPr>
          <w:p w14:paraId="3894895F"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NorthBc</w:t>
            </w:r>
            <w:proofErr w:type="spellEnd"/>
          </w:p>
        </w:tc>
        <w:tc>
          <w:tcPr>
            <w:tcW w:w="972" w:type="dxa"/>
            <w:tcBorders>
              <w:top w:val="nil"/>
              <w:left w:val="nil"/>
              <w:bottom w:val="single" w:sz="4" w:space="0" w:color="auto"/>
              <w:right w:val="nil"/>
            </w:tcBorders>
            <w:shd w:val="clear" w:color="auto" w:fill="auto"/>
            <w:noWrap/>
            <w:vAlign w:val="bottom"/>
            <w:hideMark/>
          </w:tcPr>
          <w:p w14:paraId="3566DE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466CD83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58AEC42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35</w:t>
            </w:r>
          </w:p>
        </w:tc>
        <w:tc>
          <w:tcPr>
            <w:tcW w:w="1269" w:type="dxa"/>
            <w:tcBorders>
              <w:top w:val="nil"/>
              <w:left w:val="nil"/>
              <w:bottom w:val="single" w:sz="4" w:space="0" w:color="auto"/>
              <w:right w:val="nil"/>
            </w:tcBorders>
            <w:shd w:val="clear" w:color="auto" w:fill="auto"/>
            <w:noWrap/>
            <w:vAlign w:val="bottom"/>
            <w:hideMark/>
          </w:tcPr>
          <w:p w14:paraId="43A85C7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w:t>
            </w:r>
          </w:p>
        </w:tc>
        <w:tc>
          <w:tcPr>
            <w:tcW w:w="1561" w:type="dxa"/>
            <w:tcBorders>
              <w:top w:val="nil"/>
              <w:left w:val="nil"/>
              <w:bottom w:val="nil"/>
              <w:right w:val="nil"/>
            </w:tcBorders>
            <w:shd w:val="clear" w:color="auto" w:fill="auto"/>
            <w:noWrap/>
            <w:vAlign w:val="bottom"/>
            <w:hideMark/>
          </w:tcPr>
          <w:p w14:paraId="2CF03FF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SM2M </w:t>
            </w:r>
          </w:p>
        </w:tc>
        <w:tc>
          <w:tcPr>
            <w:tcW w:w="1343" w:type="dxa"/>
            <w:tcBorders>
              <w:top w:val="nil"/>
              <w:left w:val="nil"/>
              <w:bottom w:val="single" w:sz="4" w:space="0" w:color="auto"/>
              <w:right w:val="nil"/>
            </w:tcBorders>
            <w:shd w:val="clear" w:color="auto" w:fill="auto"/>
            <w:vAlign w:val="center"/>
            <w:hideMark/>
          </w:tcPr>
          <w:p w14:paraId="17D1939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2013-10-10</w:t>
            </w:r>
          </w:p>
        </w:tc>
        <w:tc>
          <w:tcPr>
            <w:tcW w:w="1343" w:type="dxa"/>
            <w:tcBorders>
              <w:top w:val="nil"/>
              <w:left w:val="nil"/>
              <w:bottom w:val="single" w:sz="4" w:space="0" w:color="auto"/>
              <w:right w:val="nil"/>
            </w:tcBorders>
            <w:shd w:val="clear" w:color="auto" w:fill="auto"/>
            <w:noWrap/>
            <w:vAlign w:val="bottom"/>
            <w:hideMark/>
          </w:tcPr>
          <w:p w14:paraId="5E179A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2014-02-03</w:t>
            </w:r>
          </w:p>
        </w:tc>
      </w:tr>
      <w:tr w:rsidR="00D321AB" w:rsidRPr="00D321AB" w14:paraId="4FFDF4CC" w14:textId="77777777" w:rsidTr="00D321AB">
        <w:trPr>
          <w:trHeight w:val="288"/>
        </w:trPr>
        <w:tc>
          <w:tcPr>
            <w:tcW w:w="1607" w:type="dxa"/>
            <w:tcBorders>
              <w:top w:val="nil"/>
              <w:left w:val="nil"/>
              <w:bottom w:val="nil"/>
              <w:right w:val="nil"/>
            </w:tcBorders>
            <w:shd w:val="clear" w:color="auto" w:fill="auto"/>
            <w:noWrap/>
            <w:vAlign w:val="bottom"/>
            <w:hideMark/>
          </w:tcPr>
          <w:p w14:paraId="439C8FF0" w14:textId="52769446"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2623" w:type="dxa"/>
            <w:tcBorders>
              <w:top w:val="nil"/>
              <w:left w:val="nil"/>
              <w:bottom w:val="nil"/>
              <w:right w:val="nil"/>
            </w:tcBorders>
            <w:shd w:val="clear" w:color="auto" w:fill="auto"/>
            <w:noWrap/>
            <w:vAlign w:val="bottom"/>
            <w:hideMark/>
          </w:tcPr>
          <w:p w14:paraId="684AD2A3"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Carmanah</w:t>
            </w:r>
            <w:proofErr w:type="spellEnd"/>
            <w:r w:rsidRPr="00D321AB">
              <w:rPr>
                <w:rFonts w:ascii="Calibri" w:eastAsia="Times New Roman" w:hAnsi="Calibri" w:cs="Calibri"/>
                <w:color w:val="000000"/>
              </w:rPr>
              <w:t xml:space="preserve"> Point           </w:t>
            </w:r>
          </w:p>
        </w:tc>
        <w:tc>
          <w:tcPr>
            <w:tcW w:w="1794" w:type="dxa"/>
            <w:tcBorders>
              <w:top w:val="nil"/>
              <w:left w:val="nil"/>
              <w:bottom w:val="nil"/>
              <w:right w:val="nil"/>
            </w:tcBorders>
            <w:shd w:val="clear" w:color="auto" w:fill="auto"/>
            <w:noWrap/>
            <w:vAlign w:val="bottom"/>
            <w:hideMark/>
          </w:tcPr>
          <w:p w14:paraId="197F9900"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CarmanahPt</w:t>
            </w:r>
            <w:proofErr w:type="spellEnd"/>
            <w:r w:rsidRPr="00D321AB">
              <w:rPr>
                <w:rFonts w:ascii="Calibri" w:eastAsia="Times New Roman" w:hAnsi="Calibri" w:cs="Calibri"/>
                <w:color w:val="000000"/>
              </w:rPr>
              <w:t xml:space="preserve">           </w:t>
            </w:r>
          </w:p>
        </w:tc>
        <w:tc>
          <w:tcPr>
            <w:tcW w:w="972" w:type="dxa"/>
            <w:tcBorders>
              <w:top w:val="nil"/>
              <w:left w:val="nil"/>
              <w:bottom w:val="nil"/>
              <w:right w:val="nil"/>
            </w:tcBorders>
            <w:shd w:val="clear" w:color="auto" w:fill="auto"/>
            <w:noWrap/>
            <w:vAlign w:val="bottom"/>
            <w:hideMark/>
          </w:tcPr>
          <w:p w14:paraId="4F1D4A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1AE9F4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132136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55</w:t>
            </w:r>
          </w:p>
        </w:tc>
        <w:tc>
          <w:tcPr>
            <w:tcW w:w="1269" w:type="dxa"/>
            <w:tcBorders>
              <w:top w:val="nil"/>
              <w:left w:val="nil"/>
              <w:bottom w:val="nil"/>
              <w:right w:val="nil"/>
            </w:tcBorders>
            <w:shd w:val="clear" w:color="auto" w:fill="auto"/>
            <w:noWrap/>
            <w:vAlign w:val="bottom"/>
            <w:hideMark/>
          </w:tcPr>
          <w:p w14:paraId="7C2F8A3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192</w:t>
            </w:r>
          </w:p>
        </w:tc>
        <w:tc>
          <w:tcPr>
            <w:tcW w:w="1561" w:type="dxa"/>
            <w:tcBorders>
              <w:top w:val="single" w:sz="4" w:space="0" w:color="auto"/>
              <w:left w:val="nil"/>
              <w:bottom w:val="nil"/>
              <w:right w:val="nil"/>
            </w:tcBorders>
            <w:shd w:val="clear" w:color="auto" w:fill="auto"/>
            <w:noWrap/>
            <w:vAlign w:val="bottom"/>
            <w:hideMark/>
          </w:tcPr>
          <w:p w14:paraId="46D73B0C"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SoundTrap</w:t>
            </w:r>
            <w:proofErr w:type="spellEnd"/>
            <w:r w:rsidRPr="00D321AB">
              <w:rPr>
                <w:rFonts w:ascii="Calibri" w:eastAsia="Times New Roman" w:hAnsi="Calibri" w:cs="Calibri"/>
                <w:color w:val="000000"/>
              </w:rPr>
              <w:t xml:space="preserve"> 6249</w:t>
            </w:r>
          </w:p>
        </w:tc>
        <w:tc>
          <w:tcPr>
            <w:tcW w:w="1343" w:type="dxa"/>
            <w:tcBorders>
              <w:top w:val="nil"/>
              <w:left w:val="nil"/>
              <w:bottom w:val="nil"/>
              <w:right w:val="nil"/>
            </w:tcBorders>
            <w:shd w:val="clear" w:color="auto" w:fill="auto"/>
            <w:vAlign w:val="center"/>
            <w:hideMark/>
          </w:tcPr>
          <w:p w14:paraId="4A0122F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2022-03-08</w:t>
            </w:r>
          </w:p>
        </w:tc>
        <w:tc>
          <w:tcPr>
            <w:tcW w:w="1343" w:type="dxa"/>
            <w:tcBorders>
              <w:top w:val="nil"/>
              <w:left w:val="nil"/>
              <w:bottom w:val="nil"/>
              <w:right w:val="nil"/>
            </w:tcBorders>
            <w:shd w:val="clear" w:color="auto" w:fill="auto"/>
            <w:vAlign w:val="center"/>
            <w:hideMark/>
          </w:tcPr>
          <w:p w14:paraId="28A7FF6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2022-06-29</w:t>
            </w:r>
          </w:p>
        </w:tc>
      </w:tr>
      <w:tr w:rsidR="00D321AB" w:rsidRPr="00D321AB" w14:paraId="7F745C71" w14:textId="77777777" w:rsidTr="00D321AB">
        <w:trPr>
          <w:trHeight w:val="288"/>
        </w:trPr>
        <w:tc>
          <w:tcPr>
            <w:tcW w:w="1607" w:type="dxa"/>
            <w:tcBorders>
              <w:top w:val="nil"/>
              <w:left w:val="nil"/>
              <w:bottom w:val="nil"/>
              <w:right w:val="nil"/>
            </w:tcBorders>
            <w:shd w:val="clear" w:color="auto" w:fill="auto"/>
            <w:noWrap/>
            <w:vAlign w:val="bottom"/>
            <w:hideMark/>
          </w:tcPr>
          <w:p w14:paraId="5CA522E7"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638EE3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1</w:t>
            </w:r>
          </w:p>
        </w:tc>
        <w:tc>
          <w:tcPr>
            <w:tcW w:w="1794" w:type="dxa"/>
            <w:tcBorders>
              <w:top w:val="nil"/>
              <w:left w:val="nil"/>
              <w:bottom w:val="nil"/>
              <w:right w:val="nil"/>
            </w:tcBorders>
            <w:shd w:val="clear" w:color="auto" w:fill="auto"/>
            <w:noWrap/>
            <w:vAlign w:val="bottom"/>
            <w:hideMark/>
          </w:tcPr>
          <w:p w14:paraId="11182002"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6590A6A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7955F17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711C4C4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65A7EE2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6673ED4" w14:textId="10DF3A93"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71E238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2021-09-05</w:t>
            </w:r>
          </w:p>
        </w:tc>
        <w:tc>
          <w:tcPr>
            <w:tcW w:w="1343" w:type="dxa"/>
            <w:tcBorders>
              <w:top w:val="nil"/>
              <w:left w:val="nil"/>
              <w:bottom w:val="nil"/>
              <w:right w:val="nil"/>
            </w:tcBorders>
            <w:shd w:val="clear" w:color="auto" w:fill="auto"/>
            <w:vAlign w:val="center"/>
            <w:hideMark/>
          </w:tcPr>
          <w:p w14:paraId="0EAC34D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2021-10-01</w:t>
            </w:r>
          </w:p>
        </w:tc>
      </w:tr>
      <w:tr w:rsidR="00D321AB" w:rsidRPr="00D321AB" w14:paraId="2B61C232" w14:textId="77777777" w:rsidTr="00D321AB">
        <w:trPr>
          <w:trHeight w:val="288"/>
        </w:trPr>
        <w:tc>
          <w:tcPr>
            <w:tcW w:w="1607" w:type="dxa"/>
            <w:tcBorders>
              <w:top w:val="nil"/>
              <w:left w:val="nil"/>
              <w:bottom w:val="nil"/>
              <w:right w:val="nil"/>
            </w:tcBorders>
            <w:shd w:val="clear" w:color="auto" w:fill="auto"/>
            <w:noWrap/>
            <w:vAlign w:val="bottom"/>
            <w:hideMark/>
          </w:tcPr>
          <w:p w14:paraId="2E0B65A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6482C7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2</w:t>
            </w:r>
          </w:p>
        </w:tc>
        <w:tc>
          <w:tcPr>
            <w:tcW w:w="1794" w:type="dxa"/>
            <w:tcBorders>
              <w:top w:val="nil"/>
              <w:left w:val="nil"/>
              <w:bottom w:val="nil"/>
              <w:right w:val="nil"/>
            </w:tcBorders>
            <w:shd w:val="clear" w:color="auto" w:fill="auto"/>
            <w:noWrap/>
            <w:vAlign w:val="bottom"/>
            <w:hideMark/>
          </w:tcPr>
          <w:p w14:paraId="19DE6E7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05402BD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09DE867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38D92E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7EE99CD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3341D5B" w14:textId="5ED6C2D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15720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2021-11-27</w:t>
            </w:r>
          </w:p>
        </w:tc>
        <w:tc>
          <w:tcPr>
            <w:tcW w:w="1343" w:type="dxa"/>
            <w:tcBorders>
              <w:top w:val="nil"/>
              <w:left w:val="nil"/>
              <w:bottom w:val="nil"/>
              <w:right w:val="nil"/>
            </w:tcBorders>
            <w:shd w:val="clear" w:color="auto" w:fill="auto"/>
            <w:vAlign w:val="center"/>
            <w:hideMark/>
          </w:tcPr>
          <w:p w14:paraId="66782CF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2021-11-28</w:t>
            </w:r>
          </w:p>
        </w:tc>
      </w:tr>
      <w:tr w:rsidR="00D321AB" w:rsidRPr="00D321AB" w14:paraId="6771DB80" w14:textId="77777777" w:rsidTr="00D321AB">
        <w:trPr>
          <w:trHeight w:val="288"/>
        </w:trPr>
        <w:tc>
          <w:tcPr>
            <w:tcW w:w="1607" w:type="dxa"/>
            <w:tcBorders>
              <w:top w:val="nil"/>
              <w:left w:val="nil"/>
              <w:bottom w:val="nil"/>
              <w:right w:val="nil"/>
            </w:tcBorders>
            <w:shd w:val="clear" w:color="auto" w:fill="auto"/>
            <w:noWrap/>
            <w:vAlign w:val="bottom"/>
            <w:hideMark/>
          </w:tcPr>
          <w:p w14:paraId="6063B0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B661C9E"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1</w:t>
            </w:r>
          </w:p>
        </w:tc>
        <w:tc>
          <w:tcPr>
            <w:tcW w:w="1794" w:type="dxa"/>
            <w:tcBorders>
              <w:top w:val="nil"/>
              <w:left w:val="nil"/>
              <w:bottom w:val="nil"/>
              <w:right w:val="nil"/>
            </w:tcBorders>
            <w:shd w:val="clear" w:color="auto" w:fill="auto"/>
            <w:noWrap/>
            <w:vAlign w:val="bottom"/>
            <w:hideMark/>
          </w:tcPr>
          <w:p w14:paraId="4764CC3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StrGeoS1</w:t>
            </w:r>
          </w:p>
        </w:tc>
        <w:tc>
          <w:tcPr>
            <w:tcW w:w="972" w:type="dxa"/>
            <w:tcBorders>
              <w:top w:val="nil"/>
              <w:left w:val="nil"/>
              <w:bottom w:val="nil"/>
              <w:right w:val="nil"/>
            </w:tcBorders>
            <w:shd w:val="clear" w:color="auto" w:fill="auto"/>
            <w:noWrap/>
            <w:vAlign w:val="bottom"/>
            <w:hideMark/>
          </w:tcPr>
          <w:p w14:paraId="00FA31C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19540E5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48B7B75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4B005F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86AF46E" w14:textId="6FFD76BD"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A301A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2021-11-11</w:t>
            </w:r>
          </w:p>
        </w:tc>
        <w:tc>
          <w:tcPr>
            <w:tcW w:w="1343" w:type="dxa"/>
            <w:tcBorders>
              <w:top w:val="nil"/>
              <w:left w:val="nil"/>
              <w:bottom w:val="nil"/>
              <w:right w:val="nil"/>
            </w:tcBorders>
            <w:shd w:val="clear" w:color="auto" w:fill="auto"/>
            <w:vAlign w:val="center"/>
            <w:hideMark/>
          </w:tcPr>
          <w:p w14:paraId="528585F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2021-11-18</w:t>
            </w:r>
          </w:p>
        </w:tc>
      </w:tr>
      <w:tr w:rsidR="00D321AB" w:rsidRPr="00D321AB" w14:paraId="117E2474" w14:textId="77777777" w:rsidTr="00D321AB">
        <w:trPr>
          <w:trHeight w:val="288"/>
        </w:trPr>
        <w:tc>
          <w:tcPr>
            <w:tcW w:w="1607" w:type="dxa"/>
            <w:tcBorders>
              <w:top w:val="nil"/>
              <w:left w:val="nil"/>
              <w:bottom w:val="nil"/>
              <w:right w:val="nil"/>
            </w:tcBorders>
            <w:shd w:val="clear" w:color="auto" w:fill="auto"/>
            <w:noWrap/>
            <w:vAlign w:val="bottom"/>
            <w:hideMark/>
          </w:tcPr>
          <w:p w14:paraId="15FEBE3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8D493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2</w:t>
            </w:r>
          </w:p>
        </w:tc>
        <w:tc>
          <w:tcPr>
            <w:tcW w:w="1794" w:type="dxa"/>
            <w:tcBorders>
              <w:top w:val="nil"/>
              <w:left w:val="nil"/>
              <w:bottom w:val="nil"/>
              <w:right w:val="nil"/>
            </w:tcBorders>
            <w:shd w:val="clear" w:color="auto" w:fill="auto"/>
            <w:noWrap/>
            <w:vAlign w:val="bottom"/>
            <w:hideMark/>
          </w:tcPr>
          <w:p w14:paraId="3E1E487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StrGeosS2</w:t>
            </w:r>
          </w:p>
        </w:tc>
        <w:tc>
          <w:tcPr>
            <w:tcW w:w="972" w:type="dxa"/>
            <w:tcBorders>
              <w:top w:val="nil"/>
              <w:left w:val="nil"/>
              <w:bottom w:val="nil"/>
              <w:right w:val="nil"/>
            </w:tcBorders>
            <w:shd w:val="clear" w:color="auto" w:fill="auto"/>
            <w:noWrap/>
            <w:vAlign w:val="bottom"/>
            <w:hideMark/>
          </w:tcPr>
          <w:p w14:paraId="2ACDC18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2867E3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6CA598F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27EB0F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FCE03A1" w14:textId="69C1192F"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1D6E3B3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2021-09-04</w:t>
            </w:r>
          </w:p>
        </w:tc>
        <w:tc>
          <w:tcPr>
            <w:tcW w:w="1343" w:type="dxa"/>
            <w:tcBorders>
              <w:top w:val="nil"/>
              <w:left w:val="nil"/>
              <w:bottom w:val="nil"/>
              <w:right w:val="nil"/>
            </w:tcBorders>
            <w:shd w:val="clear" w:color="auto" w:fill="auto"/>
            <w:vAlign w:val="center"/>
            <w:hideMark/>
          </w:tcPr>
          <w:p w14:paraId="28E26D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2021-09-16</w:t>
            </w:r>
          </w:p>
        </w:tc>
      </w:tr>
      <w:tr w:rsidR="00D321AB" w:rsidRPr="00D321AB" w14:paraId="43F1E875"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F49275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247827F4"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Swansen</w:t>
            </w:r>
            <w:proofErr w:type="spellEnd"/>
            <w:r w:rsidRPr="00D321AB">
              <w:rPr>
                <w:rFonts w:ascii="Calibri" w:eastAsia="Times New Roman" w:hAnsi="Calibri" w:cs="Calibri"/>
                <w:color w:val="000000"/>
              </w:rPr>
              <w:t xml:space="preserve"> Channel</w:t>
            </w:r>
          </w:p>
        </w:tc>
        <w:tc>
          <w:tcPr>
            <w:tcW w:w="1794" w:type="dxa"/>
            <w:tcBorders>
              <w:top w:val="nil"/>
              <w:left w:val="nil"/>
              <w:bottom w:val="single" w:sz="4" w:space="0" w:color="auto"/>
              <w:right w:val="nil"/>
            </w:tcBorders>
            <w:shd w:val="clear" w:color="auto" w:fill="auto"/>
            <w:noWrap/>
            <w:vAlign w:val="bottom"/>
            <w:hideMark/>
          </w:tcPr>
          <w:p w14:paraId="30A17736"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SwanChan</w:t>
            </w:r>
            <w:proofErr w:type="spellEnd"/>
          </w:p>
        </w:tc>
        <w:tc>
          <w:tcPr>
            <w:tcW w:w="972" w:type="dxa"/>
            <w:tcBorders>
              <w:top w:val="nil"/>
              <w:left w:val="nil"/>
              <w:bottom w:val="single" w:sz="4" w:space="0" w:color="auto"/>
              <w:right w:val="nil"/>
            </w:tcBorders>
            <w:shd w:val="clear" w:color="auto" w:fill="auto"/>
            <w:noWrap/>
            <w:vAlign w:val="bottom"/>
            <w:hideMark/>
          </w:tcPr>
          <w:p w14:paraId="3D6715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36B49D9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4A0FAD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245</w:t>
            </w:r>
          </w:p>
        </w:tc>
        <w:tc>
          <w:tcPr>
            <w:tcW w:w="1269" w:type="dxa"/>
            <w:tcBorders>
              <w:top w:val="nil"/>
              <w:left w:val="nil"/>
              <w:bottom w:val="single" w:sz="4" w:space="0" w:color="auto"/>
              <w:right w:val="nil"/>
            </w:tcBorders>
            <w:shd w:val="clear" w:color="auto" w:fill="auto"/>
            <w:noWrap/>
            <w:vAlign w:val="bottom"/>
            <w:hideMark/>
          </w:tcPr>
          <w:p w14:paraId="566FF4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1FF215AD" w14:textId="2FF008E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single" w:sz="4" w:space="0" w:color="auto"/>
              <w:right w:val="nil"/>
            </w:tcBorders>
            <w:shd w:val="clear" w:color="auto" w:fill="auto"/>
            <w:vAlign w:val="center"/>
            <w:hideMark/>
          </w:tcPr>
          <w:p w14:paraId="253652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2021-11-13</w:t>
            </w:r>
          </w:p>
        </w:tc>
        <w:tc>
          <w:tcPr>
            <w:tcW w:w="1343" w:type="dxa"/>
            <w:tcBorders>
              <w:top w:val="nil"/>
              <w:left w:val="nil"/>
              <w:bottom w:val="single" w:sz="4" w:space="0" w:color="auto"/>
              <w:right w:val="nil"/>
            </w:tcBorders>
            <w:shd w:val="clear" w:color="auto" w:fill="auto"/>
            <w:vAlign w:val="center"/>
            <w:hideMark/>
          </w:tcPr>
          <w:p w14:paraId="3015809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2022-01-09</w:t>
            </w:r>
          </w:p>
        </w:tc>
      </w:tr>
      <w:tr w:rsidR="00D321AB" w:rsidRPr="00D321AB" w14:paraId="0E60AA6B" w14:textId="77777777" w:rsidTr="00D321AB">
        <w:trPr>
          <w:trHeight w:val="288"/>
        </w:trPr>
        <w:tc>
          <w:tcPr>
            <w:tcW w:w="1607" w:type="dxa"/>
            <w:tcBorders>
              <w:top w:val="nil"/>
              <w:left w:val="nil"/>
              <w:bottom w:val="nil"/>
              <w:right w:val="nil"/>
            </w:tcBorders>
            <w:shd w:val="clear" w:color="auto" w:fill="auto"/>
            <w:noWrap/>
            <w:vAlign w:val="bottom"/>
            <w:hideMark/>
          </w:tcPr>
          <w:p w14:paraId="326FA9A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JASCO/Malahat</w:t>
            </w:r>
          </w:p>
        </w:tc>
        <w:tc>
          <w:tcPr>
            <w:tcW w:w="2623" w:type="dxa"/>
            <w:tcBorders>
              <w:top w:val="nil"/>
              <w:left w:val="nil"/>
              <w:bottom w:val="nil"/>
              <w:right w:val="nil"/>
            </w:tcBorders>
            <w:shd w:val="clear" w:color="auto" w:fill="auto"/>
            <w:noWrap/>
            <w:vAlign w:val="bottom"/>
            <w:hideMark/>
          </w:tcPr>
          <w:p w14:paraId="00CCE4C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3</w:t>
            </w:r>
          </w:p>
        </w:tc>
        <w:tc>
          <w:tcPr>
            <w:tcW w:w="1794" w:type="dxa"/>
            <w:tcBorders>
              <w:top w:val="nil"/>
              <w:left w:val="nil"/>
              <w:bottom w:val="nil"/>
              <w:right w:val="nil"/>
            </w:tcBorders>
            <w:shd w:val="clear" w:color="auto" w:fill="auto"/>
            <w:noWrap/>
            <w:vAlign w:val="bottom"/>
            <w:hideMark/>
          </w:tcPr>
          <w:p w14:paraId="4F728A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Stn_3 </w:t>
            </w:r>
          </w:p>
        </w:tc>
        <w:tc>
          <w:tcPr>
            <w:tcW w:w="972" w:type="dxa"/>
            <w:tcBorders>
              <w:top w:val="nil"/>
              <w:left w:val="nil"/>
              <w:bottom w:val="nil"/>
              <w:right w:val="nil"/>
            </w:tcBorders>
            <w:shd w:val="clear" w:color="auto" w:fill="auto"/>
            <w:noWrap/>
            <w:vAlign w:val="bottom"/>
            <w:hideMark/>
          </w:tcPr>
          <w:p w14:paraId="78497D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48.686</w:t>
            </w:r>
          </w:p>
        </w:tc>
        <w:tc>
          <w:tcPr>
            <w:tcW w:w="1127" w:type="dxa"/>
            <w:tcBorders>
              <w:top w:val="nil"/>
              <w:left w:val="nil"/>
              <w:bottom w:val="nil"/>
              <w:right w:val="nil"/>
            </w:tcBorders>
            <w:shd w:val="clear" w:color="auto" w:fill="auto"/>
            <w:noWrap/>
            <w:vAlign w:val="bottom"/>
            <w:hideMark/>
          </w:tcPr>
          <w:p w14:paraId="366041B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123.274</w:t>
            </w:r>
          </w:p>
        </w:tc>
        <w:tc>
          <w:tcPr>
            <w:tcW w:w="778" w:type="dxa"/>
            <w:tcBorders>
              <w:top w:val="nil"/>
              <w:left w:val="nil"/>
              <w:bottom w:val="nil"/>
              <w:right w:val="nil"/>
            </w:tcBorders>
            <w:shd w:val="clear" w:color="auto" w:fill="auto"/>
            <w:noWrap/>
            <w:vAlign w:val="bottom"/>
            <w:hideMark/>
          </w:tcPr>
          <w:p w14:paraId="25C4BA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237</w:t>
            </w:r>
          </w:p>
        </w:tc>
        <w:tc>
          <w:tcPr>
            <w:tcW w:w="1269" w:type="dxa"/>
            <w:tcBorders>
              <w:top w:val="nil"/>
              <w:left w:val="nil"/>
              <w:bottom w:val="nil"/>
              <w:right w:val="nil"/>
            </w:tcBorders>
            <w:shd w:val="clear" w:color="auto" w:fill="auto"/>
            <w:noWrap/>
            <w:vAlign w:val="bottom"/>
            <w:hideMark/>
          </w:tcPr>
          <w:p w14:paraId="073792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nil"/>
              <w:right w:val="nil"/>
            </w:tcBorders>
            <w:shd w:val="clear" w:color="auto" w:fill="auto"/>
            <w:noWrap/>
            <w:vAlign w:val="bottom"/>
            <w:hideMark/>
          </w:tcPr>
          <w:p w14:paraId="79FF933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CC0193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5095656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2016-10-08</w:t>
            </w:r>
          </w:p>
        </w:tc>
      </w:tr>
      <w:tr w:rsidR="00D321AB" w:rsidRPr="00D321AB" w14:paraId="205C90B2" w14:textId="77777777" w:rsidTr="00D321AB">
        <w:trPr>
          <w:trHeight w:val="288"/>
        </w:trPr>
        <w:tc>
          <w:tcPr>
            <w:tcW w:w="1607" w:type="dxa"/>
            <w:tcBorders>
              <w:top w:val="nil"/>
              <w:left w:val="nil"/>
              <w:bottom w:val="nil"/>
              <w:right w:val="nil"/>
            </w:tcBorders>
            <w:shd w:val="clear" w:color="auto" w:fill="auto"/>
            <w:noWrap/>
            <w:vAlign w:val="bottom"/>
            <w:hideMark/>
          </w:tcPr>
          <w:p w14:paraId="2D76779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34D739A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4</w:t>
            </w:r>
          </w:p>
        </w:tc>
        <w:tc>
          <w:tcPr>
            <w:tcW w:w="1794" w:type="dxa"/>
            <w:tcBorders>
              <w:top w:val="nil"/>
              <w:left w:val="nil"/>
              <w:bottom w:val="nil"/>
              <w:right w:val="nil"/>
            </w:tcBorders>
            <w:shd w:val="clear" w:color="auto" w:fill="auto"/>
            <w:noWrap/>
            <w:vAlign w:val="bottom"/>
            <w:hideMark/>
          </w:tcPr>
          <w:p w14:paraId="3FCB3B9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Stn_4 </w:t>
            </w:r>
          </w:p>
        </w:tc>
        <w:tc>
          <w:tcPr>
            <w:tcW w:w="972" w:type="dxa"/>
            <w:tcBorders>
              <w:top w:val="nil"/>
              <w:left w:val="nil"/>
              <w:bottom w:val="nil"/>
              <w:right w:val="nil"/>
            </w:tcBorders>
            <w:shd w:val="clear" w:color="auto" w:fill="auto"/>
            <w:noWrap/>
            <w:vAlign w:val="bottom"/>
            <w:hideMark/>
          </w:tcPr>
          <w:p w14:paraId="72BA09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48.507</w:t>
            </w:r>
          </w:p>
        </w:tc>
        <w:tc>
          <w:tcPr>
            <w:tcW w:w="1127" w:type="dxa"/>
            <w:tcBorders>
              <w:top w:val="nil"/>
              <w:left w:val="nil"/>
              <w:bottom w:val="nil"/>
              <w:right w:val="nil"/>
            </w:tcBorders>
            <w:shd w:val="clear" w:color="auto" w:fill="auto"/>
            <w:noWrap/>
            <w:vAlign w:val="bottom"/>
            <w:hideMark/>
          </w:tcPr>
          <w:p w14:paraId="65FB8D2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123.211</w:t>
            </w:r>
          </w:p>
        </w:tc>
        <w:tc>
          <w:tcPr>
            <w:tcW w:w="778" w:type="dxa"/>
            <w:tcBorders>
              <w:top w:val="nil"/>
              <w:left w:val="nil"/>
              <w:bottom w:val="nil"/>
              <w:right w:val="nil"/>
            </w:tcBorders>
            <w:shd w:val="clear" w:color="auto" w:fill="auto"/>
            <w:noWrap/>
            <w:vAlign w:val="bottom"/>
            <w:hideMark/>
          </w:tcPr>
          <w:p w14:paraId="7E62C3E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188</w:t>
            </w:r>
          </w:p>
        </w:tc>
        <w:tc>
          <w:tcPr>
            <w:tcW w:w="1269" w:type="dxa"/>
            <w:tcBorders>
              <w:top w:val="nil"/>
              <w:left w:val="nil"/>
              <w:bottom w:val="nil"/>
              <w:right w:val="nil"/>
            </w:tcBorders>
            <w:shd w:val="clear" w:color="auto" w:fill="auto"/>
            <w:noWrap/>
            <w:vAlign w:val="bottom"/>
            <w:hideMark/>
          </w:tcPr>
          <w:p w14:paraId="2E0200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1DE9A08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6BFD8C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2015-10-15</w:t>
            </w:r>
          </w:p>
        </w:tc>
        <w:tc>
          <w:tcPr>
            <w:tcW w:w="1343" w:type="dxa"/>
            <w:tcBorders>
              <w:top w:val="nil"/>
              <w:left w:val="nil"/>
              <w:bottom w:val="nil"/>
              <w:right w:val="nil"/>
            </w:tcBorders>
            <w:shd w:val="clear" w:color="auto" w:fill="auto"/>
            <w:noWrap/>
            <w:vAlign w:val="bottom"/>
            <w:hideMark/>
          </w:tcPr>
          <w:p w14:paraId="28ECD2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2017-02-11</w:t>
            </w:r>
          </w:p>
        </w:tc>
      </w:tr>
      <w:tr w:rsidR="00D321AB" w:rsidRPr="00D321AB" w14:paraId="17E75BA9" w14:textId="77777777" w:rsidTr="00D321AB">
        <w:trPr>
          <w:trHeight w:val="288"/>
        </w:trPr>
        <w:tc>
          <w:tcPr>
            <w:tcW w:w="1607" w:type="dxa"/>
            <w:tcBorders>
              <w:top w:val="nil"/>
              <w:left w:val="nil"/>
              <w:bottom w:val="nil"/>
              <w:right w:val="nil"/>
            </w:tcBorders>
            <w:shd w:val="clear" w:color="auto" w:fill="auto"/>
            <w:noWrap/>
            <w:vAlign w:val="bottom"/>
            <w:hideMark/>
          </w:tcPr>
          <w:p w14:paraId="1A27CAD1"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39C78B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5</w:t>
            </w:r>
          </w:p>
        </w:tc>
        <w:tc>
          <w:tcPr>
            <w:tcW w:w="1794" w:type="dxa"/>
            <w:tcBorders>
              <w:top w:val="nil"/>
              <w:left w:val="nil"/>
              <w:bottom w:val="nil"/>
              <w:right w:val="nil"/>
            </w:tcBorders>
            <w:shd w:val="clear" w:color="auto" w:fill="auto"/>
            <w:noWrap/>
            <w:vAlign w:val="bottom"/>
            <w:hideMark/>
          </w:tcPr>
          <w:p w14:paraId="24CFAE3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Stn_5</w:t>
            </w:r>
          </w:p>
        </w:tc>
        <w:tc>
          <w:tcPr>
            <w:tcW w:w="972" w:type="dxa"/>
            <w:tcBorders>
              <w:top w:val="nil"/>
              <w:left w:val="nil"/>
              <w:bottom w:val="nil"/>
              <w:right w:val="nil"/>
            </w:tcBorders>
            <w:shd w:val="clear" w:color="auto" w:fill="auto"/>
            <w:noWrap/>
            <w:vAlign w:val="bottom"/>
            <w:hideMark/>
          </w:tcPr>
          <w:p w14:paraId="4E5B547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48.495</w:t>
            </w:r>
          </w:p>
        </w:tc>
        <w:tc>
          <w:tcPr>
            <w:tcW w:w="1127" w:type="dxa"/>
            <w:tcBorders>
              <w:top w:val="nil"/>
              <w:left w:val="nil"/>
              <w:bottom w:val="nil"/>
              <w:right w:val="nil"/>
            </w:tcBorders>
            <w:shd w:val="clear" w:color="auto" w:fill="auto"/>
            <w:noWrap/>
            <w:vAlign w:val="bottom"/>
            <w:hideMark/>
          </w:tcPr>
          <w:p w14:paraId="20C517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124.540</w:t>
            </w:r>
          </w:p>
        </w:tc>
        <w:tc>
          <w:tcPr>
            <w:tcW w:w="778" w:type="dxa"/>
            <w:tcBorders>
              <w:top w:val="nil"/>
              <w:left w:val="nil"/>
              <w:bottom w:val="nil"/>
              <w:right w:val="nil"/>
            </w:tcBorders>
            <w:shd w:val="clear" w:color="auto" w:fill="auto"/>
            <w:noWrap/>
            <w:vAlign w:val="bottom"/>
            <w:hideMark/>
          </w:tcPr>
          <w:p w14:paraId="4421810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213</w:t>
            </w:r>
          </w:p>
        </w:tc>
        <w:tc>
          <w:tcPr>
            <w:tcW w:w="1269" w:type="dxa"/>
            <w:tcBorders>
              <w:top w:val="nil"/>
              <w:left w:val="nil"/>
              <w:bottom w:val="nil"/>
              <w:right w:val="nil"/>
            </w:tcBorders>
            <w:shd w:val="clear" w:color="auto" w:fill="auto"/>
            <w:noWrap/>
            <w:vAlign w:val="bottom"/>
            <w:hideMark/>
          </w:tcPr>
          <w:p w14:paraId="545FB2B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76593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7527B1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12490F9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r>
      <w:tr w:rsidR="00D321AB" w:rsidRPr="00D321AB" w14:paraId="5AB1ECB8"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1B4336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19246AB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6</w:t>
            </w:r>
          </w:p>
        </w:tc>
        <w:tc>
          <w:tcPr>
            <w:tcW w:w="1794" w:type="dxa"/>
            <w:tcBorders>
              <w:top w:val="nil"/>
              <w:left w:val="nil"/>
              <w:bottom w:val="single" w:sz="4" w:space="0" w:color="auto"/>
              <w:right w:val="nil"/>
            </w:tcBorders>
            <w:shd w:val="clear" w:color="auto" w:fill="auto"/>
            <w:noWrap/>
            <w:vAlign w:val="bottom"/>
            <w:hideMark/>
          </w:tcPr>
          <w:p w14:paraId="251F54E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Stn_6</w:t>
            </w:r>
          </w:p>
        </w:tc>
        <w:tc>
          <w:tcPr>
            <w:tcW w:w="972" w:type="dxa"/>
            <w:tcBorders>
              <w:top w:val="nil"/>
              <w:left w:val="nil"/>
              <w:bottom w:val="single" w:sz="4" w:space="0" w:color="auto"/>
              <w:right w:val="nil"/>
            </w:tcBorders>
            <w:shd w:val="clear" w:color="auto" w:fill="auto"/>
            <w:noWrap/>
            <w:vAlign w:val="bottom"/>
            <w:hideMark/>
          </w:tcPr>
          <w:p w14:paraId="3E0850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48.775</w:t>
            </w:r>
          </w:p>
        </w:tc>
        <w:tc>
          <w:tcPr>
            <w:tcW w:w="1127" w:type="dxa"/>
            <w:tcBorders>
              <w:top w:val="nil"/>
              <w:left w:val="nil"/>
              <w:bottom w:val="single" w:sz="4" w:space="0" w:color="auto"/>
              <w:right w:val="nil"/>
            </w:tcBorders>
            <w:shd w:val="clear" w:color="auto" w:fill="auto"/>
            <w:noWrap/>
            <w:vAlign w:val="bottom"/>
            <w:hideMark/>
          </w:tcPr>
          <w:p w14:paraId="60125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123.343</w:t>
            </w:r>
          </w:p>
        </w:tc>
        <w:tc>
          <w:tcPr>
            <w:tcW w:w="778" w:type="dxa"/>
            <w:tcBorders>
              <w:top w:val="nil"/>
              <w:left w:val="nil"/>
              <w:bottom w:val="single" w:sz="4" w:space="0" w:color="auto"/>
              <w:right w:val="nil"/>
            </w:tcBorders>
            <w:shd w:val="clear" w:color="auto" w:fill="auto"/>
            <w:noWrap/>
            <w:vAlign w:val="bottom"/>
            <w:hideMark/>
          </w:tcPr>
          <w:p w14:paraId="3B18F1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74</w:t>
            </w:r>
          </w:p>
        </w:tc>
        <w:tc>
          <w:tcPr>
            <w:tcW w:w="1269" w:type="dxa"/>
            <w:tcBorders>
              <w:top w:val="nil"/>
              <w:left w:val="nil"/>
              <w:bottom w:val="single" w:sz="4" w:space="0" w:color="auto"/>
              <w:right w:val="nil"/>
            </w:tcBorders>
            <w:shd w:val="clear" w:color="auto" w:fill="auto"/>
            <w:noWrap/>
            <w:vAlign w:val="bottom"/>
            <w:hideMark/>
          </w:tcPr>
          <w:p w14:paraId="46F917E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single" w:sz="4" w:space="0" w:color="auto"/>
              <w:right w:val="nil"/>
            </w:tcBorders>
            <w:shd w:val="clear" w:color="auto" w:fill="auto"/>
            <w:noWrap/>
            <w:vAlign w:val="bottom"/>
            <w:hideMark/>
          </w:tcPr>
          <w:p w14:paraId="5D15ED6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D415A0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c>
          <w:tcPr>
            <w:tcW w:w="1343" w:type="dxa"/>
            <w:tcBorders>
              <w:top w:val="nil"/>
              <w:left w:val="nil"/>
              <w:bottom w:val="single" w:sz="4" w:space="0" w:color="auto"/>
              <w:right w:val="nil"/>
            </w:tcBorders>
            <w:shd w:val="clear" w:color="auto" w:fill="auto"/>
            <w:noWrap/>
            <w:vAlign w:val="bottom"/>
            <w:hideMark/>
          </w:tcPr>
          <w:p w14:paraId="3F271D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2017-02-10</w:t>
            </w:r>
          </w:p>
        </w:tc>
      </w:tr>
      <w:tr w:rsidR="00D321AB" w:rsidRPr="00D321AB" w14:paraId="03842949"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76D340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SIMRES</w:t>
            </w:r>
          </w:p>
        </w:tc>
        <w:tc>
          <w:tcPr>
            <w:tcW w:w="2623" w:type="dxa"/>
            <w:tcBorders>
              <w:top w:val="nil"/>
              <w:left w:val="nil"/>
              <w:bottom w:val="single" w:sz="4" w:space="0" w:color="auto"/>
              <w:right w:val="nil"/>
            </w:tcBorders>
            <w:shd w:val="clear" w:color="auto" w:fill="auto"/>
            <w:noWrap/>
            <w:vAlign w:val="bottom"/>
            <w:hideMark/>
          </w:tcPr>
          <w:p w14:paraId="216189FE"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Tekteksen</w:t>
            </w:r>
            <w:proofErr w:type="spellEnd"/>
            <w:r w:rsidRPr="00D321AB">
              <w:rPr>
                <w:rFonts w:ascii="Calibri" w:eastAsia="Times New Roman" w:hAnsi="Calibri" w:cs="Calibri"/>
                <w:color w:val="000000"/>
              </w:rPr>
              <w:t xml:space="preserve"> (East Point), </w:t>
            </w:r>
            <w:proofErr w:type="spellStart"/>
            <w:r w:rsidRPr="00D321AB">
              <w:rPr>
                <w:rFonts w:ascii="Calibri" w:eastAsia="Times New Roman" w:hAnsi="Calibri" w:cs="Calibri"/>
                <w:color w:val="000000"/>
              </w:rPr>
              <w:t>Saturna</w:t>
            </w:r>
            <w:proofErr w:type="spellEnd"/>
            <w:r w:rsidRPr="00D321AB">
              <w:rPr>
                <w:rFonts w:ascii="Calibri" w:eastAsia="Times New Roman" w:hAnsi="Calibri" w:cs="Calibri"/>
                <w:color w:val="000000"/>
              </w:rPr>
              <w:t xml:space="preserve"> Island, BC</w:t>
            </w:r>
          </w:p>
        </w:tc>
        <w:tc>
          <w:tcPr>
            <w:tcW w:w="1794" w:type="dxa"/>
            <w:tcBorders>
              <w:top w:val="nil"/>
              <w:left w:val="nil"/>
              <w:bottom w:val="single" w:sz="4" w:space="0" w:color="auto"/>
              <w:right w:val="nil"/>
            </w:tcBorders>
            <w:shd w:val="clear" w:color="auto" w:fill="auto"/>
            <w:noWrap/>
            <w:vAlign w:val="bottom"/>
            <w:hideMark/>
          </w:tcPr>
          <w:p w14:paraId="35F7A479"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Tekteksen</w:t>
            </w:r>
            <w:proofErr w:type="spellEnd"/>
          </w:p>
        </w:tc>
        <w:tc>
          <w:tcPr>
            <w:tcW w:w="972" w:type="dxa"/>
            <w:tcBorders>
              <w:top w:val="nil"/>
              <w:left w:val="nil"/>
              <w:bottom w:val="single" w:sz="4" w:space="0" w:color="auto"/>
              <w:right w:val="nil"/>
            </w:tcBorders>
            <w:shd w:val="clear" w:color="auto" w:fill="auto"/>
            <w:noWrap/>
            <w:vAlign w:val="bottom"/>
            <w:hideMark/>
          </w:tcPr>
          <w:p w14:paraId="786D8F9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48.780</w:t>
            </w:r>
          </w:p>
        </w:tc>
        <w:tc>
          <w:tcPr>
            <w:tcW w:w="1127" w:type="dxa"/>
            <w:tcBorders>
              <w:top w:val="nil"/>
              <w:left w:val="nil"/>
              <w:bottom w:val="single" w:sz="4" w:space="0" w:color="auto"/>
              <w:right w:val="nil"/>
            </w:tcBorders>
            <w:shd w:val="clear" w:color="auto" w:fill="auto"/>
            <w:noWrap/>
            <w:vAlign w:val="bottom"/>
            <w:hideMark/>
          </w:tcPr>
          <w:p w14:paraId="1E29B7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123.052</w:t>
            </w:r>
          </w:p>
        </w:tc>
        <w:tc>
          <w:tcPr>
            <w:tcW w:w="778" w:type="dxa"/>
            <w:tcBorders>
              <w:top w:val="nil"/>
              <w:left w:val="nil"/>
              <w:bottom w:val="single" w:sz="4" w:space="0" w:color="auto"/>
              <w:right w:val="nil"/>
            </w:tcBorders>
            <w:shd w:val="clear" w:color="auto" w:fill="auto"/>
            <w:noWrap/>
            <w:vAlign w:val="bottom"/>
            <w:hideMark/>
          </w:tcPr>
          <w:p w14:paraId="4164D27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27</w:t>
            </w:r>
          </w:p>
        </w:tc>
        <w:tc>
          <w:tcPr>
            <w:tcW w:w="1269" w:type="dxa"/>
            <w:tcBorders>
              <w:top w:val="nil"/>
              <w:left w:val="nil"/>
              <w:bottom w:val="single" w:sz="4" w:space="0" w:color="auto"/>
              <w:right w:val="nil"/>
            </w:tcBorders>
            <w:shd w:val="clear" w:color="auto" w:fill="auto"/>
            <w:noWrap/>
            <w:vAlign w:val="bottom"/>
            <w:hideMark/>
          </w:tcPr>
          <w:p w14:paraId="53EA59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128</w:t>
            </w:r>
          </w:p>
        </w:tc>
        <w:tc>
          <w:tcPr>
            <w:tcW w:w="1561" w:type="dxa"/>
            <w:tcBorders>
              <w:top w:val="nil"/>
              <w:left w:val="nil"/>
              <w:bottom w:val="single" w:sz="4" w:space="0" w:color="auto"/>
              <w:right w:val="nil"/>
            </w:tcBorders>
            <w:shd w:val="clear" w:color="auto" w:fill="auto"/>
            <w:noWrap/>
            <w:vAlign w:val="bottom"/>
            <w:hideMark/>
          </w:tcPr>
          <w:p w14:paraId="6085AC0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Ocean </w:t>
            </w:r>
            <w:proofErr w:type="spellStart"/>
            <w:r w:rsidRPr="00D321AB">
              <w:rPr>
                <w:rFonts w:ascii="Calibri" w:eastAsia="Times New Roman" w:hAnsi="Calibri" w:cs="Calibri"/>
                <w:color w:val="000000"/>
              </w:rPr>
              <w:t>Soncics</w:t>
            </w:r>
            <w:proofErr w:type="spellEnd"/>
            <w:r w:rsidRPr="00D321AB">
              <w:rPr>
                <w:rFonts w:ascii="Calibri" w:eastAsia="Times New Roman" w:hAnsi="Calibri" w:cs="Calibri"/>
                <w:color w:val="000000"/>
              </w:rPr>
              <w:t xml:space="preserve"> IC Listen</w:t>
            </w:r>
          </w:p>
        </w:tc>
        <w:tc>
          <w:tcPr>
            <w:tcW w:w="1343" w:type="dxa"/>
            <w:tcBorders>
              <w:top w:val="single" w:sz="4" w:space="0" w:color="auto"/>
              <w:left w:val="nil"/>
              <w:bottom w:val="single" w:sz="4" w:space="0" w:color="auto"/>
              <w:right w:val="nil"/>
            </w:tcBorders>
            <w:shd w:val="clear" w:color="auto" w:fill="auto"/>
            <w:vAlign w:val="center"/>
            <w:hideMark/>
          </w:tcPr>
          <w:p w14:paraId="03256C5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c>
          <w:tcPr>
            <w:tcW w:w="1343" w:type="dxa"/>
            <w:tcBorders>
              <w:top w:val="nil"/>
              <w:left w:val="nil"/>
              <w:bottom w:val="single" w:sz="4" w:space="0" w:color="auto"/>
              <w:right w:val="nil"/>
            </w:tcBorders>
            <w:shd w:val="clear" w:color="auto" w:fill="auto"/>
            <w:noWrap/>
            <w:vAlign w:val="bottom"/>
            <w:hideMark/>
          </w:tcPr>
          <w:p w14:paraId="4DBA6A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r>
    </w:tbl>
    <w:p w14:paraId="38803F16" w14:textId="4DA4F7DC" w:rsidR="007565DB" w:rsidRDefault="007565DB"/>
    <w:p w14:paraId="4CC595D4" w14:textId="296917A6" w:rsidR="00D321AB" w:rsidRDefault="00D321AB"/>
    <w:p w14:paraId="2BF29DAA" w14:textId="26616C1E" w:rsidR="003F2F32" w:rsidRPr="003F2F32" w:rsidRDefault="00A01A52" w:rsidP="003F2F32">
      <w:pPr>
        <w:pStyle w:val="Caption"/>
        <w:keepNext/>
      </w:pPr>
      <w:r>
        <w:t xml:space="preserve">Table </w:t>
      </w:r>
      <w:r w:rsidR="00307E69">
        <w:fldChar w:fldCharType="begin"/>
      </w:r>
      <w:r w:rsidR="00307E69">
        <w:instrText xml:space="preserve"> SEQ Table \* ARABIC </w:instrText>
      </w:r>
      <w:r w:rsidR="00307E69">
        <w:fldChar w:fldCharType="separate"/>
      </w:r>
      <w:r w:rsidR="00B227C9">
        <w:rPr>
          <w:noProof/>
        </w:rPr>
        <w:t>3</w:t>
      </w:r>
      <w:r w:rsidR="00307E69">
        <w:rPr>
          <w:noProof/>
        </w:rPr>
        <w:fldChar w:fldCharType="end"/>
      </w:r>
      <w:r>
        <w:t xml:space="preserve"> </w:t>
      </w:r>
      <w:r w:rsidR="003F2F32">
        <w:t>Summary of annotations</w:t>
      </w:r>
      <w:r>
        <w:t xml:space="preserve"> for each </w:t>
      </w:r>
      <w:r w:rsidR="003F2F32">
        <w:t>contributor</w:t>
      </w:r>
      <w:r w:rsidR="00B227C9">
        <w:t>’s detection and classification dataset</w:t>
      </w:r>
      <w:r w:rsidR="003F2F32">
        <w:t xml:space="preserve">. CRP </w:t>
      </w:r>
      <w:proofErr w:type="spellStart"/>
      <w:r w:rsidR="003F2F32">
        <w:t>indicateds</w:t>
      </w:r>
      <w:proofErr w:type="spellEnd"/>
      <w:r w:rsidR="003F2F32">
        <w:t xml:space="preserve"> Cetacean Research Program and WDLP indicates </w:t>
      </w:r>
      <w:proofErr w:type="spellStart"/>
      <w:r w:rsidR="003F2F32">
        <w:t>Whald</w:t>
      </w:r>
      <w:proofErr w:type="spellEnd"/>
      <w:r w:rsidR="003F2F32">
        <w:t xml:space="preserve"> and Detection and Localization Program.</w:t>
      </w:r>
      <w:r w:rsidR="00B227C9">
        <w:t xml:space="preserve"> Detection dataset annotations are divided into killer whale, other or undetermined biological sounds, abiotic sounds, and humpback whales. Population/Ecotype classification task includes annotations for southern resident killer whales (SRKW), Biggs, northern resident killer whales (NRKW) and offshore killer whales (OKW)</w:t>
      </w:r>
    </w:p>
    <w:tbl>
      <w:tblPr>
        <w:tblW w:w="12440" w:type="dxa"/>
        <w:tblLook w:val="04A0" w:firstRow="1" w:lastRow="0" w:firstColumn="1" w:lastColumn="0" w:noHBand="0" w:noVBand="1"/>
      </w:tblPr>
      <w:tblGrid>
        <w:gridCol w:w="1553"/>
        <w:gridCol w:w="1732"/>
        <w:gridCol w:w="1449"/>
        <w:gridCol w:w="2256"/>
        <w:gridCol w:w="752"/>
        <w:gridCol w:w="854"/>
        <w:gridCol w:w="837"/>
        <w:gridCol w:w="752"/>
        <w:gridCol w:w="742"/>
        <w:gridCol w:w="671"/>
        <w:gridCol w:w="782"/>
        <w:gridCol w:w="666"/>
      </w:tblGrid>
      <w:tr w:rsidR="00A93FC2" w:rsidRPr="00A93FC2" w14:paraId="1AA98C89" w14:textId="77777777" w:rsidTr="00A93FC2">
        <w:trPr>
          <w:trHeight w:val="600"/>
        </w:trPr>
        <w:tc>
          <w:tcPr>
            <w:tcW w:w="1500" w:type="dxa"/>
            <w:tcBorders>
              <w:top w:val="nil"/>
              <w:left w:val="nil"/>
              <w:bottom w:val="nil"/>
              <w:right w:val="nil"/>
            </w:tcBorders>
            <w:shd w:val="clear" w:color="auto" w:fill="auto"/>
            <w:noWrap/>
            <w:vAlign w:val="bottom"/>
            <w:hideMark/>
          </w:tcPr>
          <w:p w14:paraId="27605D7A" w14:textId="77777777" w:rsidR="00A93FC2" w:rsidRPr="00A93FC2" w:rsidRDefault="00A93FC2" w:rsidP="00A93FC2">
            <w:pPr>
              <w:spacing w:after="0" w:line="240" w:lineRule="auto"/>
              <w:rPr>
                <w:rFonts w:ascii="Times New Roman" w:eastAsia="Times New Roman" w:hAnsi="Times New Roman" w:cs="Times New Roman"/>
                <w:sz w:val="24"/>
                <w:szCs w:val="24"/>
              </w:rPr>
            </w:pPr>
          </w:p>
        </w:tc>
        <w:tc>
          <w:tcPr>
            <w:tcW w:w="1740" w:type="dxa"/>
            <w:tcBorders>
              <w:top w:val="nil"/>
              <w:left w:val="nil"/>
              <w:bottom w:val="nil"/>
              <w:right w:val="nil"/>
            </w:tcBorders>
            <w:shd w:val="clear" w:color="auto" w:fill="auto"/>
            <w:noWrap/>
            <w:vAlign w:val="bottom"/>
            <w:hideMark/>
          </w:tcPr>
          <w:p w14:paraId="36EED5E1"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14:paraId="038FFA4D"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2340" w:type="dxa"/>
            <w:tcBorders>
              <w:top w:val="nil"/>
              <w:left w:val="nil"/>
              <w:bottom w:val="nil"/>
              <w:right w:val="nil"/>
            </w:tcBorders>
            <w:shd w:val="clear" w:color="auto" w:fill="auto"/>
            <w:noWrap/>
            <w:vAlign w:val="bottom"/>
            <w:hideMark/>
          </w:tcPr>
          <w:p w14:paraId="4581FC1E"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2900" w:type="dxa"/>
            <w:gridSpan w:val="4"/>
            <w:tcBorders>
              <w:top w:val="nil"/>
              <w:left w:val="nil"/>
              <w:bottom w:val="nil"/>
              <w:right w:val="nil"/>
            </w:tcBorders>
            <w:shd w:val="clear" w:color="auto" w:fill="auto"/>
            <w:vAlign w:val="center"/>
            <w:hideMark/>
          </w:tcPr>
          <w:p w14:paraId="26B1E1D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Species/Class Annotations</w:t>
            </w:r>
          </w:p>
        </w:tc>
        <w:tc>
          <w:tcPr>
            <w:tcW w:w="2460" w:type="dxa"/>
            <w:gridSpan w:val="4"/>
            <w:tcBorders>
              <w:top w:val="nil"/>
              <w:left w:val="nil"/>
              <w:bottom w:val="nil"/>
              <w:right w:val="nil"/>
            </w:tcBorders>
            <w:shd w:val="clear" w:color="auto" w:fill="auto"/>
            <w:vAlign w:val="center"/>
            <w:hideMark/>
          </w:tcPr>
          <w:p w14:paraId="1130DD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Ecotype/Population Annotations</w:t>
            </w:r>
          </w:p>
        </w:tc>
      </w:tr>
      <w:tr w:rsidR="00A93FC2" w:rsidRPr="00A93FC2" w14:paraId="3DFD22BE" w14:textId="77777777" w:rsidTr="00A93FC2">
        <w:trPr>
          <w:trHeight w:val="588"/>
        </w:trPr>
        <w:tc>
          <w:tcPr>
            <w:tcW w:w="1500" w:type="dxa"/>
            <w:tcBorders>
              <w:top w:val="nil"/>
              <w:left w:val="nil"/>
              <w:bottom w:val="single" w:sz="8" w:space="0" w:color="auto"/>
              <w:right w:val="nil"/>
            </w:tcBorders>
            <w:shd w:val="clear" w:color="auto" w:fill="auto"/>
            <w:vAlign w:val="center"/>
            <w:hideMark/>
          </w:tcPr>
          <w:p w14:paraId="758123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Provider</w:t>
            </w:r>
          </w:p>
        </w:tc>
        <w:tc>
          <w:tcPr>
            <w:tcW w:w="1740" w:type="dxa"/>
            <w:tcBorders>
              <w:top w:val="nil"/>
              <w:left w:val="nil"/>
              <w:bottom w:val="single" w:sz="8" w:space="0" w:color="auto"/>
              <w:right w:val="nil"/>
            </w:tcBorders>
            <w:shd w:val="clear" w:color="auto" w:fill="auto"/>
            <w:vAlign w:val="center"/>
            <w:hideMark/>
          </w:tcPr>
          <w:p w14:paraId="7637489B"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name</w:t>
            </w:r>
          </w:p>
        </w:tc>
        <w:tc>
          <w:tcPr>
            <w:tcW w:w="1500" w:type="dxa"/>
            <w:tcBorders>
              <w:top w:val="nil"/>
              <w:left w:val="nil"/>
              <w:bottom w:val="single" w:sz="8" w:space="0" w:color="auto"/>
              <w:right w:val="nil"/>
            </w:tcBorders>
            <w:shd w:val="clear" w:color="auto" w:fill="auto"/>
            <w:vAlign w:val="center"/>
            <w:hideMark/>
          </w:tcPr>
          <w:p w14:paraId="41E952A0" w14:textId="77777777" w:rsidR="00A93FC2" w:rsidRPr="00A93FC2" w:rsidRDefault="00A93FC2" w:rsidP="00A93FC2">
            <w:pPr>
              <w:spacing w:after="0" w:line="240" w:lineRule="auto"/>
              <w:rPr>
                <w:rFonts w:ascii="Calibri" w:eastAsia="Times New Roman" w:hAnsi="Calibri" w:cs="Calibri"/>
                <w:b/>
                <w:bCs/>
                <w:color w:val="000000"/>
              </w:rPr>
            </w:pPr>
            <w:proofErr w:type="gramStart"/>
            <w:r w:rsidRPr="00A93FC2">
              <w:rPr>
                <w:rFonts w:ascii="Calibri" w:eastAsia="Times New Roman" w:hAnsi="Calibri" w:cs="Calibri"/>
                <w:b/>
                <w:bCs/>
                <w:color w:val="000000"/>
              </w:rPr>
              <w:t>Pre Processing</w:t>
            </w:r>
            <w:proofErr w:type="gramEnd"/>
            <w:r w:rsidRPr="00A93FC2">
              <w:rPr>
                <w:rFonts w:ascii="Calibri" w:eastAsia="Times New Roman" w:hAnsi="Calibri" w:cs="Calibri"/>
                <w:b/>
                <w:bCs/>
                <w:color w:val="000000"/>
              </w:rPr>
              <w:t xml:space="preserve"> Detection</w:t>
            </w:r>
          </w:p>
        </w:tc>
        <w:tc>
          <w:tcPr>
            <w:tcW w:w="2340" w:type="dxa"/>
            <w:tcBorders>
              <w:top w:val="nil"/>
              <w:left w:val="nil"/>
              <w:bottom w:val="single" w:sz="8" w:space="0" w:color="auto"/>
              <w:right w:val="nil"/>
            </w:tcBorders>
            <w:shd w:val="clear" w:color="auto" w:fill="auto"/>
            <w:vAlign w:val="center"/>
            <w:hideMark/>
          </w:tcPr>
          <w:p w14:paraId="2F13A8C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Annotation Level</w:t>
            </w:r>
          </w:p>
        </w:tc>
        <w:tc>
          <w:tcPr>
            <w:tcW w:w="640" w:type="dxa"/>
            <w:tcBorders>
              <w:top w:val="nil"/>
              <w:left w:val="single" w:sz="4" w:space="0" w:color="auto"/>
              <w:bottom w:val="single" w:sz="8" w:space="0" w:color="auto"/>
              <w:right w:val="nil"/>
            </w:tcBorders>
            <w:shd w:val="clear" w:color="auto" w:fill="auto"/>
            <w:vAlign w:val="center"/>
            <w:hideMark/>
          </w:tcPr>
          <w:p w14:paraId="203DCBC8"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KW </w:t>
            </w:r>
          </w:p>
        </w:tc>
        <w:tc>
          <w:tcPr>
            <w:tcW w:w="880" w:type="dxa"/>
            <w:tcBorders>
              <w:top w:val="nil"/>
              <w:left w:val="nil"/>
              <w:bottom w:val="single" w:sz="8" w:space="0" w:color="auto"/>
              <w:right w:val="nil"/>
            </w:tcBorders>
            <w:shd w:val="clear" w:color="auto" w:fill="auto"/>
            <w:vAlign w:val="center"/>
            <w:hideMark/>
          </w:tcPr>
          <w:p w14:paraId="7DBF7F0F"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Und. Bio</w:t>
            </w:r>
          </w:p>
        </w:tc>
        <w:tc>
          <w:tcPr>
            <w:tcW w:w="740" w:type="dxa"/>
            <w:tcBorders>
              <w:top w:val="nil"/>
              <w:left w:val="nil"/>
              <w:bottom w:val="single" w:sz="8" w:space="0" w:color="auto"/>
              <w:right w:val="nil"/>
            </w:tcBorders>
            <w:shd w:val="clear" w:color="auto" w:fill="auto"/>
            <w:vAlign w:val="center"/>
            <w:hideMark/>
          </w:tcPr>
          <w:p w14:paraId="367A66A0"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Abiotic </w:t>
            </w:r>
          </w:p>
        </w:tc>
        <w:tc>
          <w:tcPr>
            <w:tcW w:w="640" w:type="dxa"/>
            <w:tcBorders>
              <w:top w:val="nil"/>
              <w:left w:val="nil"/>
              <w:bottom w:val="single" w:sz="8" w:space="0" w:color="auto"/>
              <w:right w:val="nil"/>
            </w:tcBorders>
            <w:shd w:val="clear" w:color="auto" w:fill="auto"/>
            <w:vAlign w:val="center"/>
            <w:hideMark/>
          </w:tcPr>
          <w:p w14:paraId="10BFCB7D"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HW</w:t>
            </w:r>
          </w:p>
        </w:tc>
        <w:tc>
          <w:tcPr>
            <w:tcW w:w="640" w:type="dxa"/>
            <w:tcBorders>
              <w:top w:val="nil"/>
              <w:left w:val="single" w:sz="4" w:space="0" w:color="auto"/>
              <w:bottom w:val="single" w:sz="8" w:space="0" w:color="auto"/>
              <w:right w:val="nil"/>
            </w:tcBorders>
            <w:shd w:val="clear" w:color="auto" w:fill="auto"/>
            <w:vAlign w:val="center"/>
            <w:hideMark/>
          </w:tcPr>
          <w:p w14:paraId="28EE3934"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SRKW</w:t>
            </w:r>
          </w:p>
        </w:tc>
        <w:tc>
          <w:tcPr>
            <w:tcW w:w="580" w:type="dxa"/>
            <w:tcBorders>
              <w:top w:val="nil"/>
              <w:left w:val="nil"/>
              <w:bottom w:val="single" w:sz="8" w:space="0" w:color="auto"/>
              <w:right w:val="nil"/>
            </w:tcBorders>
            <w:shd w:val="clear" w:color="auto" w:fill="auto"/>
            <w:vAlign w:val="center"/>
            <w:hideMark/>
          </w:tcPr>
          <w:p w14:paraId="56153B9C"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Biggs</w:t>
            </w:r>
          </w:p>
        </w:tc>
        <w:tc>
          <w:tcPr>
            <w:tcW w:w="680" w:type="dxa"/>
            <w:tcBorders>
              <w:top w:val="nil"/>
              <w:left w:val="nil"/>
              <w:bottom w:val="single" w:sz="8" w:space="0" w:color="auto"/>
              <w:right w:val="nil"/>
            </w:tcBorders>
            <w:shd w:val="clear" w:color="auto" w:fill="auto"/>
            <w:vAlign w:val="center"/>
            <w:hideMark/>
          </w:tcPr>
          <w:p w14:paraId="079CA099"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NRKW</w:t>
            </w:r>
          </w:p>
        </w:tc>
        <w:tc>
          <w:tcPr>
            <w:tcW w:w="560" w:type="dxa"/>
            <w:tcBorders>
              <w:top w:val="nil"/>
              <w:left w:val="nil"/>
              <w:bottom w:val="single" w:sz="8" w:space="0" w:color="auto"/>
              <w:right w:val="single" w:sz="4" w:space="0" w:color="auto"/>
            </w:tcBorders>
            <w:shd w:val="clear" w:color="auto" w:fill="auto"/>
            <w:vAlign w:val="center"/>
            <w:hideMark/>
          </w:tcPr>
          <w:p w14:paraId="1EC9C7A7"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OKW</w:t>
            </w:r>
          </w:p>
        </w:tc>
      </w:tr>
      <w:tr w:rsidR="00A93FC2" w:rsidRPr="00A93FC2" w14:paraId="1DF324DD" w14:textId="77777777" w:rsidTr="00A93FC2">
        <w:trPr>
          <w:trHeight w:val="288"/>
        </w:trPr>
        <w:tc>
          <w:tcPr>
            <w:tcW w:w="1500" w:type="dxa"/>
            <w:tcBorders>
              <w:top w:val="nil"/>
              <w:left w:val="nil"/>
              <w:bottom w:val="nil"/>
              <w:right w:val="nil"/>
            </w:tcBorders>
            <w:shd w:val="clear" w:color="auto" w:fill="auto"/>
            <w:noWrap/>
            <w:vAlign w:val="bottom"/>
            <w:hideMark/>
          </w:tcPr>
          <w:p w14:paraId="332A9B0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Orca Sound</w:t>
            </w:r>
          </w:p>
        </w:tc>
        <w:tc>
          <w:tcPr>
            <w:tcW w:w="1740" w:type="dxa"/>
            <w:tcBorders>
              <w:top w:val="nil"/>
              <w:left w:val="nil"/>
              <w:bottom w:val="nil"/>
              <w:right w:val="nil"/>
            </w:tcBorders>
            <w:shd w:val="clear" w:color="auto" w:fill="auto"/>
            <w:noWrap/>
            <w:vAlign w:val="bottom"/>
            <w:hideMark/>
          </w:tcPr>
          <w:p w14:paraId="048A4AB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podcast_round2</w:t>
            </w:r>
          </w:p>
        </w:tc>
        <w:tc>
          <w:tcPr>
            <w:tcW w:w="1500" w:type="dxa"/>
            <w:tcBorders>
              <w:top w:val="nil"/>
              <w:left w:val="nil"/>
              <w:bottom w:val="nil"/>
              <w:right w:val="nil"/>
            </w:tcBorders>
            <w:shd w:val="clear" w:color="auto" w:fill="auto"/>
            <w:noWrap/>
            <w:vAlign w:val="bottom"/>
            <w:hideMark/>
          </w:tcPr>
          <w:p w14:paraId="4861FD6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7243B3A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2A50204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880" w:type="dxa"/>
            <w:tcBorders>
              <w:top w:val="nil"/>
              <w:left w:val="nil"/>
              <w:bottom w:val="nil"/>
              <w:right w:val="nil"/>
            </w:tcBorders>
            <w:shd w:val="clear" w:color="auto" w:fill="auto"/>
            <w:noWrap/>
            <w:vAlign w:val="bottom"/>
            <w:hideMark/>
          </w:tcPr>
          <w:p w14:paraId="5EF415F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4FAB4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w:t>
            </w:r>
          </w:p>
        </w:tc>
        <w:tc>
          <w:tcPr>
            <w:tcW w:w="640" w:type="dxa"/>
            <w:tcBorders>
              <w:top w:val="nil"/>
              <w:left w:val="nil"/>
              <w:bottom w:val="nil"/>
              <w:right w:val="nil"/>
            </w:tcBorders>
            <w:shd w:val="clear" w:color="auto" w:fill="auto"/>
            <w:noWrap/>
            <w:vAlign w:val="bottom"/>
            <w:hideMark/>
          </w:tcPr>
          <w:p w14:paraId="30FC34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567F9FB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580" w:type="dxa"/>
            <w:tcBorders>
              <w:top w:val="nil"/>
              <w:left w:val="nil"/>
              <w:bottom w:val="nil"/>
              <w:right w:val="nil"/>
            </w:tcBorders>
            <w:shd w:val="clear" w:color="auto" w:fill="auto"/>
            <w:noWrap/>
            <w:vAlign w:val="bottom"/>
            <w:hideMark/>
          </w:tcPr>
          <w:p w14:paraId="791FB2C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501B7B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496E0C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31DF7C28" w14:textId="77777777" w:rsidTr="00A93FC2">
        <w:trPr>
          <w:trHeight w:val="288"/>
        </w:trPr>
        <w:tc>
          <w:tcPr>
            <w:tcW w:w="1500" w:type="dxa"/>
            <w:tcBorders>
              <w:top w:val="nil"/>
              <w:left w:val="nil"/>
              <w:bottom w:val="nil"/>
              <w:right w:val="nil"/>
            </w:tcBorders>
            <w:shd w:val="clear" w:color="auto" w:fill="auto"/>
            <w:noWrap/>
            <w:vAlign w:val="bottom"/>
            <w:hideMark/>
          </w:tcPr>
          <w:p w14:paraId="13D9E550"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293EFC4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podcast_round3</w:t>
            </w:r>
          </w:p>
        </w:tc>
        <w:tc>
          <w:tcPr>
            <w:tcW w:w="1500" w:type="dxa"/>
            <w:tcBorders>
              <w:top w:val="nil"/>
              <w:left w:val="nil"/>
              <w:bottom w:val="nil"/>
              <w:right w:val="nil"/>
            </w:tcBorders>
            <w:shd w:val="clear" w:color="auto" w:fill="auto"/>
            <w:noWrap/>
            <w:vAlign w:val="bottom"/>
            <w:hideMark/>
          </w:tcPr>
          <w:p w14:paraId="70616EA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64DE2F3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3AC54BD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880" w:type="dxa"/>
            <w:tcBorders>
              <w:top w:val="nil"/>
              <w:left w:val="nil"/>
              <w:bottom w:val="nil"/>
              <w:right w:val="nil"/>
            </w:tcBorders>
            <w:shd w:val="clear" w:color="auto" w:fill="auto"/>
            <w:noWrap/>
            <w:vAlign w:val="bottom"/>
            <w:hideMark/>
          </w:tcPr>
          <w:p w14:paraId="3DFB0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3283B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w:t>
            </w:r>
          </w:p>
        </w:tc>
        <w:tc>
          <w:tcPr>
            <w:tcW w:w="640" w:type="dxa"/>
            <w:tcBorders>
              <w:top w:val="nil"/>
              <w:left w:val="nil"/>
              <w:bottom w:val="nil"/>
              <w:right w:val="nil"/>
            </w:tcBorders>
            <w:shd w:val="clear" w:color="auto" w:fill="auto"/>
            <w:noWrap/>
            <w:vAlign w:val="bottom"/>
            <w:hideMark/>
          </w:tcPr>
          <w:p w14:paraId="1971C6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3CD0180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580" w:type="dxa"/>
            <w:tcBorders>
              <w:top w:val="nil"/>
              <w:left w:val="nil"/>
              <w:bottom w:val="nil"/>
              <w:right w:val="nil"/>
            </w:tcBorders>
            <w:shd w:val="clear" w:color="auto" w:fill="auto"/>
            <w:noWrap/>
            <w:vAlign w:val="bottom"/>
            <w:hideMark/>
          </w:tcPr>
          <w:p w14:paraId="163607D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31D80B1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482E437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4647C0E1" w14:textId="77777777" w:rsidTr="00A93FC2">
        <w:trPr>
          <w:trHeight w:val="288"/>
        </w:trPr>
        <w:tc>
          <w:tcPr>
            <w:tcW w:w="1500" w:type="dxa"/>
            <w:tcBorders>
              <w:top w:val="nil"/>
              <w:left w:val="nil"/>
              <w:bottom w:val="nil"/>
              <w:right w:val="nil"/>
            </w:tcBorders>
            <w:shd w:val="clear" w:color="auto" w:fill="auto"/>
            <w:noWrap/>
            <w:vAlign w:val="bottom"/>
            <w:hideMark/>
          </w:tcPr>
          <w:p w14:paraId="65AAE664"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68557EB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podcast_round5</w:t>
            </w:r>
          </w:p>
        </w:tc>
        <w:tc>
          <w:tcPr>
            <w:tcW w:w="1500" w:type="dxa"/>
            <w:tcBorders>
              <w:top w:val="nil"/>
              <w:left w:val="nil"/>
              <w:bottom w:val="nil"/>
              <w:right w:val="nil"/>
            </w:tcBorders>
            <w:shd w:val="clear" w:color="auto" w:fill="auto"/>
            <w:noWrap/>
            <w:vAlign w:val="bottom"/>
            <w:hideMark/>
          </w:tcPr>
          <w:p w14:paraId="32EA298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5C475EE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3911B03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80" w:type="dxa"/>
            <w:tcBorders>
              <w:top w:val="nil"/>
              <w:left w:val="nil"/>
              <w:bottom w:val="nil"/>
              <w:right w:val="nil"/>
            </w:tcBorders>
            <w:shd w:val="clear" w:color="auto" w:fill="auto"/>
            <w:noWrap/>
            <w:vAlign w:val="bottom"/>
            <w:hideMark/>
          </w:tcPr>
          <w:p w14:paraId="76A233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479BC9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w:t>
            </w:r>
          </w:p>
        </w:tc>
        <w:tc>
          <w:tcPr>
            <w:tcW w:w="640" w:type="dxa"/>
            <w:tcBorders>
              <w:top w:val="nil"/>
              <w:left w:val="nil"/>
              <w:bottom w:val="nil"/>
              <w:right w:val="nil"/>
            </w:tcBorders>
            <w:shd w:val="clear" w:color="auto" w:fill="auto"/>
            <w:noWrap/>
            <w:vAlign w:val="bottom"/>
            <w:hideMark/>
          </w:tcPr>
          <w:p w14:paraId="3E95771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0707C8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50ABCFE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6A5385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14745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73B02268" w14:textId="77777777" w:rsidTr="00A93FC2">
        <w:trPr>
          <w:trHeight w:val="288"/>
        </w:trPr>
        <w:tc>
          <w:tcPr>
            <w:tcW w:w="1500" w:type="dxa"/>
            <w:tcBorders>
              <w:top w:val="nil"/>
              <w:left w:val="nil"/>
              <w:bottom w:val="nil"/>
              <w:right w:val="nil"/>
            </w:tcBorders>
            <w:shd w:val="clear" w:color="auto" w:fill="auto"/>
            <w:noWrap/>
            <w:vAlign w:val="bottom"/>
            <w:hideMark/>
          </w:tcPr>
          <w:p w14:paraId="49BF4DD5"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4B19B2E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podcast_round6</w:t>
            </w:r>
          </w:p>
        </w:tc>
        <w:tc>
          <w:tcPr>
            <w:tcW w:w="1500" w:type="dxa"/>
            <w:tcBorders>
              <w:top w:val="nil"/>
              <w:left w:val="nil"/>
              <w:bottom w:val="nil"/>
              <w:right w:val="nil"/>
            </w:tcBorders>
            <w:shd w:val="clear" w:color="auto" w:fill="auto"/>
            <w:noWrap/>
            <w:vAlign w:val="bottom"/>
            <w:hideMark/>
          </w:tcPr>
          <w:p w14:paraId="33F12F8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46B9C95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606E641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880" w:type="dxa"/>
            <w:tcBorders>
              <w:top w:val="nil"/>
              <w:left w:val="nil"/>
              <w:bottom w:val="nil"/>
              <w:right w:val="nil"/>
            </w:tcBorders>
            <w:shd w:val="clear" w:color="auto" w:fill="auto"/>
            <w:noWrap/>
            <w:vAlign w:val="bottom"/>
            <w:hideMark/>
          </w:tcPr>
          <w:p w14:paraId="060219B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19A0B7F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640" w:type="dxa"/>
            <w:tcBorders>
              <w:top w:val="nil"/>
              <w:left w:val="nil"/>
              <w:bottom w:val="nil"/>
              <w:right w:val="nil"/>
            </w:tcBorders>
            <w:shd w:val="clear" w:color="auto" w:fill="auto"/>
            <w:noWrap/>
            <w:vAlign w:val="bottom"/>
            <w:hideMark/>
          </w:tcPr>
          <w:p w14:paraId="45BEC4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4281109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580" w:type="dxa"/>
            <w:tcBorders>
              <w:top w:val="nil"/>
              <w:left w:val="nil"/>
              <w:bottom w:val="nil"/>
              <w:right w:val="nil"/>
            </w:tcBorders>
            <w:shd w:val="clear" w:color="auto" w:fill="auto"/>
            <w:noWrap/>
            <w:vAlign w:val="bottom"/>
            <w:hideMark/>
          </w:tcPr>
          <w:p w14:paraId="6C671A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4A63DA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73B7F7F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6ED7E9C3" w14:textId="77777777" w:rsidTr="00A93FC2">
        <w:trPr>
          <w:trHeight w:val="288"/>
        </w:trPr>
        <w:tc>
          <w:tcPr>
            <w:tcW w:w="1500" w:type="dxa"/>
            <w:tcBorders>
              <w:top w:val="nil"/>
              <w:left w:val="nil"/>
              <w:bottom w:val="nil"/>
              <w:right w:val="nil"/>
            </w:tcBorders>
            <w:shd w:val="clear" w:color="auto" w:fill="auto"/>
            <w:noWrap/>
            <w:vAlign w:val="bottom"/>
            <w:hideMark/>
          </w:tcPr>
          <w:p w14:paraId="4724D6CF"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6B5193B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podcast_round7</w:t>
            </w:r>
          </w:p>
        </w:tc>
        <w:tc>
          <w:tcPr>
            <w:tcW w:w="1500" w:type="dxa"/>
            <w:tcBorders>
              <w:top w:val="nil"/>
              <w:left w:val="nil"/>
              <w:bottom w:val="nil"/>
              <w:right w:val="nil"/>
            </w:tcBorders>
            <w:shd w:val="clear" w:color="auto" w:fill="auto"/>
            <w:noWrap/>
            <w:vAlign w:val="bottom"/>
            <w:hideMark/>
          </w:tcPr>
          <w:p w14:paraId="339DEA5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4C33F16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7FC203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80" w:type="dxa"/>
            <w:tcBorders>
              <w:top w:val="nil"/>
              <w:left w:val="nil"/>
              <w:bottom w:val="nil"/>
              <w:right w:val="nil"/>
            </w:tcBorders>
            <w:shd w:val="clear" w:color="auto" w:fill="auto"/>
            <w:noWrap/>
            <w:vAlign w:val="bottom"/>
            <w:hideMark/>
          </w:tcPr>
          <w:p w14:paraId="51090BE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319E7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167</w:t>
            </w:r>
          </w:p>
        </w:tc>
        <w:tc>
          <w:tcPr>
            <w:tcW w:w="640" w:type="dxa"/>
            <w:tcBorders>
              <w:top w:val="nil"/>
              <w:left w:val="nil"/>
              <w:bottom w:val="nil"/>
              <w:right w:val="nil"/>
            </w:tcBorders>
            <w:shd w:val="clear" w:color="auto" w:fill="auto"/>
            <w:noWrap/>
            <w:vAlign w:val="bottom"/>
            <w:hideMark/>
          </w:tcPr>
          <w:p w14:paraId="73CCF9A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199352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43CF79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096FF8B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7A48D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5EEA6EB2" w14:textId="77777777" w:rsidTr="00A93FC2">
        <w:trPr>
          <w:trHeight w:val="288"/>
        </w:trPr>
        <w:tc>
          <w:tcPr>
            <w:tcW w:w="1500" w:type="dxa"/>
            <w:tcBorders>
              <w:top w:val="nil"/>
              <w:left w:val="nil"/>
              <w:bottom w:val="nil"/>
              <w:right w:val="nil"/>
            </w:tcBorders>
            <w:shd w:val="clear" w:color="auto" w:fill="auto"/>
            <w:noWrap/>
            <w:vAlign w:val="bottom"/>
            <w:hideMark/>
          </w:tcPr>
          <w:p w14:paraId="6C2FC1DE"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7F2D4E5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podcast_round9</w:t>
            </w:r>
          </w:p>
        </w:tc>
        <w:tc>
          <w:tcPr>
            <w:tcW w:w="1500" w:type="dxa"/>
            <w:tcBorders>
              <w:top w:val="nil"/>
              <w:left w:val="nil"/>
              <w:bottom w:val="nil"/>
              <w:right w:val="nil"/>
            </w:tcBorders>
            <w:shd w:val="clear" w:color="auto" w:fill="auto"/>
            <w:noWrap/>
            <w:vAlign w:val="bottom"/>
            <w:hideMark/>
          </w:tcPr>
          <w:p w14:paraId="08245B9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75D9A76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39F849E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198</w:t>
            </w:r>
          </w:p>
        </w:tc>
        <w:tc>
          <w:tcPr>
            <w:tcW w:w="880" w:type="dxa"/>
            <w:tcBorders>
              <w:top w:val="nil"/>
              <w:left w:val="nil"/>
              <w:bottom w:val="nil"/>
              <w:right w:val="nil"/>
            </w:tcBorders>
            <w:shd w:val="clear" w:color="auto" w:fill="auto"/>
            <w:noWrap/>
            <w:vAlign w:val="bottom"/>
            <w:hideMark/>
          </w:tcPr>
          <w:p w14:paraId="0537E5F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4C7E977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89</w:t>
            </w:r>
          </w:p>
        </w:tc>
        <w:tc>
          <w:tcPr>
            <w:tcW w:w="640" w:type="dxa"/>
            <w:tcBorders>
              <w:top w:val="nil"/>
              <w:left w:val="nil"/>
              <w:bottom w:val="nil"/>
              <w:right w:val="nil"/>
            </w:tcBorders>
            <w:shd w:val="clear" w:color="auto" w:fill="auto"/>
            <w:noWrap/>
            <w:vAlign w:val="bottom"/>
            <w:hideMark/>
          </w:tcPr>
          <w:p w14:paraId="2F857C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2F037DC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198</w:t>
            </w:r>
          </w:p>
        </w:tc>
        <w:tc>
          <w:tcPr>
            <w:tcW w:w="580" w:type="dxa"/>
            <w:tcBorders>
              <w:top w:val="nil"/>
              <w:left w:val="nil"/>
              <w:bottom w:val="nil"/>
              <w:right w:val="nil"/>
            </w:tcBorders>
            <w:shd w:val="clear" w:color="auto" w:fill="auto"/>
            <w:noWrap/>
            <w:vAlign w:val="bottom"/>
            <w:hideMark/>
          </w:tcPr>
          <w:p w14:paraId="33FBF6E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643BF90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6BCE28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8FE0D91" w14:textId="77777777" w:rsidTr="00A93FC2">
        <w:trPr>
          <w:trHeight w:val="288"/>
        </w:trPr>
        <w:tc>
          <w:tcPr>
            <w:tcW w:w="1500" w:type="dxa"/>
            <w:tcBorders>
              <w:top w:val="nil"/>
              <w:left w:val="nil"/>
              <w:bottom w:val="nil"/>
              <w:right w:val="nil"/>
            </w:tcBorders>
            <w:shd w:val="clear" w:color="auto" w:fill="auto"/>
            <w:noWrap/>
            <w:vAlign w:val="bottom"/>
            <w:hideMark/>
          </w:tcPr>
          <w:p w14:paraId="62A587E4"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035B1EE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podcast_round10</w:t>
            </w:r>
          </w:p>
        </w:tc>
        <w:tc>
          <w:tcPr>
            <w:tcW w:w="1500" w:type="dxa"/>
            <w:tcBorders>
              <w:top w:val="nil"/>
              <w:left w:val="nil"/>
              <w:bottom w:val="nil"/>
              <w:right w:val="nil"/>
            </w:tcBorders>
            <w:shd w:val="clear" w:color="auto" w:fill="auto"/>
            <w:noWrap/>
            <w:vAlign w:val="bottom"/>
            <w:hideMark/>
          </w:tcPr>
          <w:p w14:paraId="59BC6A8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2C5010F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16A6BB1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510</w:t>
            </w:r>
          </w:p>
        </w:tc>
        <w:tc>
          <w:tcPr>
            <w:tcW w:w="880" w:type="dxa"/>
            <w:tcBorders>
              <w:top w:val="nil"/>
              <w:left w:val="nil"/>
              <w:bottom w:val="nil"/>
              <w:right w:val="nil"/>
            </w:tcBorders>
            <w:shd w:val="clear" w:color="auto" w:fill="auto"/>
            <w:noWrap/>
            <w:vAlign w:val="bottom"/>
            <w:hideMark/>
          </w:tcPr>
          <w:p w14:paraId="1564AE3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27C18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113</w:t>
            </w:r>
          </w:p>
        </w:tc>
        <w:tc>
          <w:tcPr>
            <w:tcW w:w="640" w:type="dxa"/>
            <w:tcBorders>
              <w:top w:val="nil"/>
              <w:left w:val="nil"/>
              <w:bottom w:val="nil"/>
              <w:right w:val="nil"/>
            </w:tcBorders>
            <w:shd w:val="clear" w:color="auto" w:fill="auto"/>
            <w:noWrap/>
            <w:vAlign w:val="bottom"/>
            <w:hideMark/>
          </w:tcPr>
          <w:p w14:paraId="7DBDDF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782C5AD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510</w:t>
            </w:r>
          </w:p>
        </w:tc>
        <w:tc>
          <w:tcPr>
            <w:tcW w:w="580" w:type="dxa"/>
            <w:tcBorders>
              <w:top w:val="nil"/>
              <w:left w:val="nil"/>
              <w:bottom w:val="nil"/>
              <w:right w:val="nil"/>
            </w:tcBorders>
            <w:shd w:val="clear" w:color="auto" w:fill="auto"/>
            <w:noWrap/>
            <w:vAlign w:val="bottom"/>
            <w:hideMark/>
          </w:tcPr>
          <w:p w14:paraId="58A5200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51C987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3B64E6F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BF2AEFF" w14:textId="77777777" w:rsidTr="00A93FC2">
        <w:trPr>
          <w:trHeight w:val="288"/>
        </w:trPr>
        <w:tc>
          <w:tcPr>
            <w:tcW w:w="1500" w:type="dxa"/>
            <w:tcBorders>
              <w:top w:val="nil"/>
              <w:left w:val="nil"/>
              <w:bottom w:val="nil"/>
              <w:right w:val="nil"/>
            </w:tcBorders>
            <w:shd w:val="clear" w:color="auto" w:fill="auto"/>
            <w:noWrap/>
            <w:vAlign w:val="bottom"/>
            <w:hideMark/>
          </w:tcPr>
          <w:p w14:paraId="355B3A1C"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07D1142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podcast_round11</w:t>
            </w:r>
          </w:p>
        </w:tc>
        <w:tc>
          <w:tcPr>
            <w:tcW w:w="1500" w:type="dxa"/>
            <w:tcBorders>
              <w:top w:val="nil"/>
              <w:left w:val="nil"/>
              <w:bottom w:val="nil"/>
              <w:right w:val="nil"/>
            </w:tcBorders>
            <w:shd w:val="clear" w:color="auto" w:fill="auto"/>
            <w:noWrap/>
            <w:vAlign w:val="bottom"/>
            <w:hideMark/>
          </w:tcPr>
          <w:p w14:paraId="7AFDBB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731BBAA9"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09D4CEF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80" w:type="dxa"/>
            <w:tcBorders>
              <w:top w:val="nil"/>
              <w:left w:val="nil"/>
              <w:bottom w:val="nil"/>
              <w:right w:val="nil"/>
            </w:tcBorders>
            <w:shd w:val="clear" w:color="auto" w:fill="auto"/>
            <w:noWrap/>
            <w:vAlign w:val="bottom"/>
            <w:hideMark/>
          </w:tcPr>
          <w:p w14:paraId="4414D76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E97BB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118</w:t>
            </w:r>
          </w:p>
        </w:tc>
        <w:tc>
          <w:tcPr>
            <w:tcW w:w="640" w:type="dxa"/>
            <w:tcBorders>
              <w:top w:val="nil"/>
              <w:left w:val="nil"/>
              <w:bottom w:val="nil"/>
              <w:right w:val="nil"/>
            </w:tcBorders>
            <w:shd w:val="clear" w:color="auto" w:fill="auto"/>
            <w:noWrap/>
            <w:vAlign w:val="bottom"/>
            <w:hideMark/>
          </w:tcPr>
          <w:p w14:paraId="4E100C3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58B28E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550FA92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54D8C2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1AA44B8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F71B243" w14:textId="77777777" w:rsidTr="00A93FC2">
        <w:trPr>
          <w:trHeight w:val="288"/>
        </w:trPr>
        <w:tc>
          <w:tcPr>
            <w:tcW w:w="1500" w:type="dxa"/>
            <w:tcBorders>
              <w:top w:val="nil"/>
              <w:left w:val="nil"/>
              <w:bottom w:val="nil"/>
              <w:right w:val="nil"/>
            </w:tcBorders>
            <w:shd w:val="clear" w:color="auto" w:fill="auto"/>
            <w:noWrap/>
            <w:vAlign w:val="bottom"/>
            <w:hideMark/>
          </w:tcPr>
          <w:p w14:paraId="18303984"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0D1B3E5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podcast_round12</w:t>
            </w:r>
          </w:p>
        </w:tc>
        <w:tc>
          <w:tcPr>
            <w:tcW w:w="1500" w:type="dxa"/>
            <w:tcBorders>
              <w:top w:val="nil"/>
              <w:left w:val="nil"/>
              <w:bottom w:val="nil"/>
              <w:right w:val="nil"/>
            </w:tcBorders>
            <w:shd w:val="clear" w:color="auto" w:fill="auto"/>
            <w:noWrap/>
            <w:vAlign w:val="bottom"/>
            <w:hideMark/>
          </w:tcPr>
          <w:p w14:paraId="6934659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1A29B8E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4DA763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54</w:t>
            </w:r>
          </w:p>
        </w:tc>
        <w:tc>
          <w:tcPr>
            <w:tcW w:w="880" w:type="dxa"/>
            <w:tcBorders>
              <w:top w:val="nil"/>
              <w:left w:val="nil"/>
              <w:bottom w:val="nil"/>
              <w:right w:val="nil"/>
            </w:tcBorders>
            <w:shd w:val="clear" w:color="auto" w:fill="auto"/>
            <w:noWrap/>
            <w:vAlign w:val="bottom"/>
            <w:hideMark/>
          </w:tcPr>
          <w:p w14:paraId="299F952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A292F7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nil"/>
              <w:bottom w:val="nil"/>
              <w:right w:val="nil"/>
            </w:tcBorders>
            <w:shd w:val="clear" w:color="auto" w:fill="auto"/>
            <w:noWrap/>
            <w:vAlign w:val="bottom"/>
            <w:hideMark/>
          </w:tcPr>
          <w:p w14:paraId="490DBF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2F80BC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54</w:t>
            </w:r>
          </w:p>
        </w:tc>
        <w:tc>
          <w:tcPr>
            <w:tcW w:w="580" w:type="dxa"/>
            <w:tcBorders>
              <w:top w:val="nil"/>
              <w:left w:val="nil"/>
              <w:bottom w:val="nil"/>
              <w:right w:val="nil"/>
            </w:tcBorders>
            <w:shd w:val="clear" w:color="auto" w:fill="auto"/>
            <w:noWrap/>
            <w:vAlign w:val="bottom"/>
            <w:hideMark/>
          </w:tcPr>
          <w:p w14:paraId="78BDFFF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2C12DA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6A613D1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799C92CE" w14:textId="77777777" w:rsidTr="00A93FC2">
        <w:trPr>
          <w:trHeight w:val="288"/>
        </w:trPr>
        <w:tc>
          <w:tcPr>
            <w:tcW w:w="1500" w:type="dxa"/>
            <w:tcBorders>
              <w:top w:val="single" w:sz="4" w:space="0" w:color="auto"/>
              <w:left w:val="nil"/>
              <w:bottom w:val="single" w:sz="4" w:space="0" w:color="auto"/>
              <w:right w:val="nil"/>
            </w:tcBorders>
            <w:shd w:val="clear" w:color="auto" w:fill="auto"/>
            <w:noWrap/>
            <w:vAlign w:val="bottom"/>
            <w:hideMark/>
          </w:tcPr>
          <w:p w14:paraId="37D0877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ONC</w:t>
            </w:r>
          </w:p>
        </w:tc>
        <w:tc>
          <w:tcPr>
            <w:tcW w:w="1740" w:type="dxa"/>
            <w:tcBorders>
              <w:top w:val="single" w:sz="4" w:space="0" w:color="auto"/>
              <w:left w:val="nil"/>
              <w:bottom w:val="single" w:sz="4" w:space="0" w:color="auto"/>
              <w:right w:val="nil"/>
            </w:tcBorders>
            <w:shd w:val="clear" w:color="auto" w:fill="auto"/>
            <w:noWrap/>
            <w:vAlign w:val="bottom"/>
            <w:hideMark/>
          </w:tcPr>
          <w:p w14:paraId="55E8980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Berkley Canyon</w:t>
            </w:r>
          </w:p>
        </w:tc>
        <w:tc>
          <w:tcPr>
            <w:tcW w:w="1500" w:type="dxa"/>
            <w:tcBorders>
              <w:top w:val="single" w:sz="4" w:space="0" w:color="auto"/>
              <w:left w:val="nil"/>
              <w:bottom w:val="single" w:sz="4" w:space="0" w:color="auto"/>
              <w:right w:val="nil"/>
            </w:tcBorders>
            <w:shd w:val="clear" w:color="auto" w:fill="auto"/>
            <w:noWrap/>
            <w:vAlign w:val="bottom"/>
            <w:hideMark/>
          </w:tcPr>
          <w:p w14:paraId="571CEAD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9C04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single" w:sz="4" w:space="0" w:color="auto"/>
              <w:left w:val="nil"/>
              <w:bottom w:val="single" w:sz="4" w:space="0" w:color="auto"/>
              <w:right w:val="nil"/>
            </w:tcBorders>
            <w:shd w:val="clear" w:color="auto" w:fill="auto"/>
            <w:noWrap/>
            <w:vAlign w:val="bottom"/>
            <w:hideMark/>
          </w:tcPr>
          <w:p w14:paraId="73012D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1626</w:t>
            </w:r>
          </w:p>
        </w:tc>
        <w:tc>
          <w:tcPr>
            <w:tcW w:w="880" w:type="dxa"/>
            <w:tcBorders>
              <w:top w:val="single" w:sz="4" w:space="0" w:color="auto"/>
              <w:left w:val="nil"/>
              <w:bottom w:val="single" w:sz="4" w:space="0" w:color="auto"/>
              <w:right w:val="nil"/>
            </w:tcBorders>
            <w:shd w:val="clear" w:color="auto" w:fill="auto"/>
            <w:noWrap/>
            <w:vAlign w:val="bottom"/>
            <w:hideMark/>
          </w:tcPr>
          <w:p w14:paraId="0F29D80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9392</w:t>
            </w:r>
          </w:p>
        </w:tc>
        <w:tc>
          <w:tcPr>
            <w:tcW w:w="740" w:type="dxa"/>
            <w:tcBorders>
              <w:top w:val="single" w:sz="4" w:space="0" w:color="auto"/>
              <w:left w:val="nil"/>
              <w:bottom w:val="single" w:sz="4" w:space="0" w:color="auto"/>
              <w:right w:val="nil"/>
            </w:tcBorders>
            <w:shd w:val="clear" w:color="auto" w:fill="auto"/>
            <w:noWrap/>
            <w:vAlign w:val="bottom"/>
            <w:hideMark/>
          </w:tcPr>
          <w:p w14:paraId="5350B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156</w:t>
            </w:r>
          </w:p>
        </w:tc>
        <w:tc>
          <w:tcPr>
            <w:tcW w:w="640" w:type="dxa"/>
            <w:tcBorders>
              <w:top w:val="single" w:sz="4" w:space="0" w:color="auto"/>
              <w:left w:val="nil"/>
              <w:bottom w:val="single" w:sz="4" w:space="0" w:color="auto"/>
              <w:right w:val="nil"/>
            </w:tcBorders>
            <w:shd w:val="clear" w:color="auto" w:fill="auto"/>
            <w:noWrap/>
            <w:vAlign w:val="bottom"/>
            <w:hideMark/>
          </w:tcPr>
          <w:p w14:paraId="5B693E1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2946</w:t>
            </w:r>
          </w:p>
        </w:tc>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6F80358C" w14:textId="77777777" w:rsidR="00A93FC2" w:rsidRPr="00A93FC2" w:rsidRDefault="00A93FC2" w:rsidP="00A93FC2">
            <w:pPr>
              <w:spacing w:after="0" w:line="240" w:lineRule="auto"/>
              <w:jc w:val="right"/>
              <w:rPr>
                <w:rFonts w:ascii="Calibri" w:eastAsia="Times New Roman" w:hAnsi="Calibri" w:cs="Calibri"/>
                <w:color w:val="FF0000"/>
              </w:rPr>
            </w:pPr>
            <w:r w:rsidRPr="00A93FC2">
              <w:rPr>
                <w:rFonts w:ascii="Calibri" w:eastAsia="Times New Roman" w:hAnsi="Calibri" w:cs="Calibri"/>
                <w:color w:val="FF0000"/>
              </w:rPr>
              <w:t>130</w:t>
            </w:r>
          </w:p>
        </w:tc>
        <w:tc>
          <w:tcPr>
            <w:tcW w:w="580" w:type="dxa"/>
            <w:tcBorders>
              <w:top w:val="single" w:sz="4" w:space="0" w:color="auto"/>
              <w:left w:val="nil"/>
              <w:bottom w:val="single" w:sz="4" w:space="0" w:color="auto"/>
              <w:right w:val="nil"/>
            </w:tcBorders>
            <w:shd w:val="clear" w:color="auto" w:fill="auto"/>
            <w:noWrap/>
            <w:vAlign w:val="bottom"/>
            <w:hideMark/>
          </w:tcPr>
          <w:p w14:paraId="24932E5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834</w:t>
            </w:r>
          </w:p>
        </w:tc>
        <w:tc>
          <w:tcPr>
            <w:tcW w:w="680" w:type="dxa"/>
            <w:tcBorders>
              <w:top w:val="single" w:sz="4" w:space="0" w:color="auto"/>
              <w:left w:val="nil"/>
              <w:bottom w:val="single" w:sz="4" w:space="0" w:color="auto"/>
              <w:right w:val="nil"/>
            </w:tcBorders>
            <w:shd w:val="clear" w:color="auto" w:fill="auto"/>
            <w:noWrap/>
            <w:vAlign w:val="bottom"/>
            <w:hideMark/>
          </w:tcPr>
          <w:p w14:paraId="3D65FB2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0C60D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418</w:t>
            </w:r>
          </w:p>
        </w:tc>
      </w:tr>
      <w:tr w:rsidR="00A93FC2" w:rsidRPr="00A93FC2" w14:paraId="382A3370" w14:textId="77777777" w:rsidTr="00A93FC2">
        <w:trPr>
          <w:trHeight w:val="288"/>
        </w:trPr>
        <w:tc>
          <w:tcPr>
            <w:tcW w:w="1500" w:type="dxa"/>
            <w:tcBorders>
              <w:top w:val="nil"/>
              <w:left w:val="nil"/>
              <w:bottom w:val="nil"/>
              <w:right w:val="nil"/>
            </w:tcBorders>
            <w:shd w:val="clear" w:color="auto" w:fill="auto"/>
            <w:noWrap/>
            <w:vAlign w:val="bottom"/>
            <w:hideMark/>
          </w:tcPr>
          <w:p w14:paraId="06B8D33D"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1740" w:type="dxa"/>
            <w:tcBorders>
              <w:top w:val="nil"/>
              <w:left w:val="nil"/>
              <w:bottom w:val="nil"/>
              <w:right w:val="nil"/>
            </w:tcBorders>
            <w:shd w:val="clear" w:color="auto" w:fill="auto"/>
            <w:noWrap/>
            <w:vAlign w:val="bottom"/>
            <w:hideMark/>
          </w:tcPr>
          <w:p w14:paraId="7B8C7BEF"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WVanIsl</w:t>
            </w:r>
            <w:proofErr w:type="spellEnd"/>
            <w:r w:rsidRPr="00A93FC2">
              <w:rPr>
                <w:rFonts w:ascii="Calibri" w:eastAsia="Times New Roman" w:hAnsi="Calibri" w:cs="Calibri"/>
                <w:color w:val="000000"/>
              </w:rPr>
              <w:t xml:space="preserve">      </w:t>
            </w:r>
          </w:p>
        </w:tc>
        <w:tc>
          <w:tcPr>
            <w:tcW w:w="1500" w:type="dxa"/>
            <w:tcBorders>
              <w:top w:val="nil"/>
              <w:left w:val="nil"/>
              <w:bottom w:val="nil"/>
              <w:right w:val="nil"/>
            </w:tcBorders>
            <w:shd w:val="clear" w:color="auto" w:fill="auto"/>
            <w:noWrap/>
            <w:vAlign w:val="bottom"/>
            <w:hideMark/>
          </w:tcPr>
          <w:p w14:paraId="577B898B"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39586DF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nil"/>
              <w:bottom w:val="nil"/>
              <w:right w:val="nil"/>
            </w:tcBorders>
            <w:shd w:val="clear" w:color="auto" w:fill="auto"/>
            <w:noWrap/>
            <w:vAlign w:val="bottom"/>
            <w:hideMark/>
          </w:tcPr>
          <w:p w14:paraId="107E85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10384</w:t>
            </w:r>
          </w:p>
        </w:tc>
        <w:tc>
          <w:tcPr>
            <w:tcW w:w="880" w:type="dxa"/>
            <w:tcBorders>
              <w:top w:val="nil"/>
              <w:left w:val="nil"/>
              <w:bottom w:val="nil"/>
              <w:right w:val="nil"/>
            </w:tcBorders>
            <w:shd w:val="clear" w:color="auto" w:fill="auto"/>
            <w:noWrap/>
            <w:vAlign w:val="bottom"/>
            <w:hideMark/>
          </w:tcPr>
          <w:p w14:paraId="60C9D14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2757</w:t>
            </w:r>
          </w:p>
        </w:tc>
        <w:tc>
          <w:tcPr>
            <w:tcW w:w="740" w:type="dxa"/>
            <w:tcBorders>
              <w:top w:val="nil"/>
              <w:left w:val="nil"/>
              <w:bottom w:val="nil"/>
              <w:right w:val="nil"/>
            </w:tcBorders>
            <w:shd w:val="clear" w:color="auto" w:fill="auto"/>
            <w:noWrap/>
            <w:vAlign w:val="bottom"/>
            <w:hideMark/>
          </w:tcPr>
          <w:p w14:paraId="396E1D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5054</w:t>
            </w:r>
          </w:p>
        </w:tc>
        <w:tc>
          <w:tcPr>
            <w:tcW w:w="640" w:type="dxa"/>
            <w:tcBorders>
              <w:top w:val="nil"/>
              <w:left w:val="nil"/>
              <w:bottom w:val="nil"/>
              <w:right w:val="nil"/>
            </w:tcBorders>
            <w:shd w:val="clear" w:color="auto" w:fill="auto"/>
            <w:noWrap/>
            <w:vAlign w:val="bottom"/>
            <w:hideMark/>
          </w:tcPr>
          <w:p w14:paraId="50757F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95861</w:t>
            </w:r>
          </w:p>
        </w:tc>
        <w:tc>
          <w:tcPr>
            <w:tcW w:w="640" w:type="dxa"/>
            <w:tcBorders>
              <w:top w:val="nil"/>
              <w:left w:val="single" w:sz="4" w:space="0" w:color="auto"/>
              <w:bottom w:val="nil"/>
              <w:right w:val="nil"/>
            </w:tcBorders>
            <w:shd w:val="clear" w:color="auto" w:fill="auto"/>
            <w:noWrap/>
            <w:vAlign w:val="bottom"/>
            <w:hideMark/>
          </w:tcPr>
          <w:p w14:paraId="46A3125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48</w:t>
            </w:r>
          </w:p>
        </w:tc>
        <w:tc>
          <w:tcPr>
            <w:tcW w:w="580" w:type="dxa"/>
            <w:tcBorders>
              <w:top w:val="nil"/>
              <w:left w:val="nil"/>
              <w:bottom w:val="nil"/>
              <w:right w:val="nil"/>
            </w:tcBorders>
            <w:shd w:val="clear" w:color="auto" w:fill="auto"/>
            <w:noWrap/>
            <w:vAlign w:val="bottom"/>
            <w:hideMark/>
          </w:tcPr>
          <w:p w14:paraId="7904208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5336</w:t>
            </w:r>
          </w:p>
        </w:tc>
        <w:tc>
          <w:tcPr>
            <w:tcW w:w="680" w:type="dxa"/>
            <w:tcBorders>
              <w:top w:val="nil"/>
              <w:left w:val="nil"/>
              <w:bottom w:val="nil"/>
              <w:right w:val="nil"/>
            </w:tcBorders>
            <w:shd w:val="clear" w:color="auto" w:fill="auto"/>
            <w:noWrap/>
            <w:vAlign w:val="bottom"/>
            <w:hideMark/>
          </w:tcPr>
          <w:p w14:paraId="2E608B0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4558</w:t>
            </w:r>
          </w:p>
        </w:tc>
        <w:tc>
          <w:tcPr>
            <w:tcW w:w="560" w:type="dxa"/>
            <w:tcBorders>
              <w:top w:val="nil"/>
              <w:left w:val="nil"/>
              <w:bottom w:val="nil"/>
              <w:right w:val="single" w:sz="4" w:space="0" w:color="auto"/>
            </w:tcBorders>
            <w:shd w:val="clear" w:color="auto" w:fill="auto"/>
            <w:noWrap/>
            <w:vAlign w:val="bottom"/>
            <w:hideMark/>
          </w:tcPr>
          <w:p w14:paraId="48C13C1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258</w:t>
            </w:r>
          </w:p>
        </w:tc>
      </w:tr>
      <w:tr w:rsidR="00A93FC2" w:rsidRPr="00A93FC2" w14:paraId="18A41458"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460432A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bottom"/>
            <w:hideMark/>
          </w:tcPr>
          <w:p w14:paraId="2A18A1F0"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NorthBc</w:t>
            </w:r>
            <w:proofErr w:type="spellEnd"/>
          </w:p>
        </w:tc>
        <w:tc>
          <w:tcPr>
            <w:tcW w:w="1500" w:type="dxa"/>
            <w:tcBorders>
              <w:top w:val="nil"/>
              <w:left w:val="nil"/>
              <w:bottom w:val="single" w:sz="4" w:space="0" w:color="auto"/>
              <w:right w:val="nil"/>
            </w:tcBorders>
            <w:shd w:val="clear" w:color="auto" w:fill="auto"/>
            <w:noWrap/>
            <w:vAlign w:val="bottom"/>
            <w:hideMark/>
          </w:tcPr>
          <w:p w14:paraId="0E094989"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56BBF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nil"/>
              <w:bottom w:val="nil"/>
              <w:right w:val="nil"/>
            </w:tcBorders>
            <w:shd w:val="clear" w:color="auto" w:fill="auto"/>
            <w:noWrap/>
            <w:vAlign w:val="bottom"/>
            <w:hideMark/>
          </w:tcPr>
          <w:p w14:paraId="3B7629E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6886</w:t>
            </w:r>
          </w:p>
        </w:tc>
        <w:tc>
          <w:tcPr>
            <w:tcW w:w="880" w:type="dxa"/>
            <w:tcBorders>
              <w:top w:val="nil"/>
              <w:left w:val="nil"/>
              <w:bottom w:val="nil"/>
              <w:right w:val="nil"/>
            </w:tcBorders>
            <w:shd w:val="clear" w:color="auto" w:fill="auto"/>
            <w:noWrap/>
            <w:vAlign w:val="center"/>
            <w:hideMark/>
          </w:tcPr>
          <w:p w14:paraId="3F336D92" w14:textId="77777777" w:rsidR="00A93FC2" w:rsidRPr="00A93FC2" w:rsidRDefault="00A93FC2" w:rsidP="00A93FC2">
            <w:pPr>
              <w:spacing w:after="0" w:line="240" w:lineRule="auto"/>
              <w:jc w:val="right"/>
              <w:rPr>
                <w:rFonts w:ascii="Lucida Console" w:eastAsia="Times New Roman" w:hAnsi="Lucida Console" w:cs="Calibri"/>
                <w:color w:val="000000"/>
                <w:sz w:val="16"/>
                <w:szCs w:val="16"/>
              </w:rPr>
            </w:pPr>
            <w:r w:rsidRPr="00A93FC2">
              <w:rPr>
                <w:rFonts w:ascii="Lucida Console" w:eastAsia="Times New Roman" w:hAnsi="Lucida Console" w:cs="Calibri"/>
                <w:color w:val="000000"/>
                <w:sz w:val="16"/>
                <w:szCs w:val="16"/>
              </w:rPr>
              <w:t>10696</w:t>
            </w:r>
          </w:p>
        </w:tc>
        <w:tc>
          <w:tcPr>
            <w:tcW w:w="740" w:type="dxa"/>
            <w:tcBorders>
              <w:top w:val="nil"/>
              <w:left w:val="nil"/>
              <w:bottom w:val="nil"/>
              <w:right w:val="nil"/>
            </w:tcBorders>
            <w:shd w:val="clear" w:color="auto" w:fill="auto"/>
            <w:noWrap/>
            <w:vAlign w:val="bottom"/>
            <w:hideMark/>
          </w:tcPr>
          <w:p w14:paraId="32FF59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1178</w:t>
            </w:r>
          </w:p>
        </w:tc>
        <w:tc>
          <w:tcPr>
            <w:tcW w:w="640" w:type="dxa"/>
            <w:tcBorders>
              <w:top w:val="nil"/>
              <w:left w:val="nil"/>
              <w:bottom w:val="nil"/>
              <w:right w:val="nil"/>
            </w:tcBorders>
            <w:shd w:val="clear" w:color="auto" w:fill="auto"/>
            <w:noWrap/>
            <w:vAlign w:val="bottom"/>
            <w:hideMark/>
          </w:tcPr>
          <w:p w14:paraId="0910A71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26058</w:t>
            </w:r>
          </w:p>
        </w:tc>
        <w:tc>
          <w:tcPr>
            <w:tcW w:w="640" w:type="dxa"/>
            <w:tcBorders>
              <w:top w:val="nil"/>
              <w:left w:val="single" w:sz="4" w:space="0" w:color="auto"/>
              <w:bottom w:val="single" w:sz="4" w:space="0" w:color="auto"/>
              <w:right w:val="nil"/>
            </w:tcBorders>
            <w:shd w:val="clear" w:color="auto" w:fill="auto"/>
            <w:noWrap/>
            <w:vAlign w:val="bottom"/>
            <w:hideMark/>
          </w:tcPr>
          <w:p w14:paraId="5EE74DA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single" w:sz="4" w:space="0" w:color="auto"/>
              <w:right w:val="nil"/>
            </w:tcBorders>
            <w:shd w:val="clear" w:color="auto" w:fill="auto"/>
            <w:noWrap/>
            <w:vAlign w:val="bottom"/>
            <w:hideMark/>
          </w:tcPr>
          <w:p w14:paraId="6A9B359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2309</w:t>
            </w:r>
          </w:p>
        </w:tc>
        <w:tc>
          <w:tcPr>
            <w:tcW w:w="680" w:type="dxa"/>
            <w:tcBorders>
              <w:top w:val="nil"/>
              <w:left w:val="nil"/>
              <w:bottom w:val="single" w:sz="4" w:space="0" w:color="auto"/>
              <w:right w:val="nil"/>
            </w:tcBorders>
            <w:shd w:val="clear" w:color="auto" w:fill="auto"/>
            <w:noWrap/>
            <w:vAlign w:val="bottom"/>
            <w:hideMark/>
          </w:tcPr>
          <w:p w14:paraId="5F63E2F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3501</w:t>
            </w:r>
          </w:p>
        </w:tc>
        <w:tc>
          <w:tcPr>
            <w:tcW w:w="560" w:type="dxa"/>
            <w:tcBorders>
              <w:top w:val="nil"/>
              <w:left w:val="nil"/>
              <w:bottom w:val="single" w:sz="4" w:space="0" w:color="auto"/>
              <w:right w:val="single" w:sz="4" w:space="0" w:color="auto"/>
            </w:tcBorders>
            <w:shd w:val="clear" w:color="auto" w:fill="auto"/>
            <w:noWrap/>
            <w:vAlign w:val="bottom"/>
            <w:hideMark/>
          </w:tcPr>
          <w:p w14:paraId="1606A9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947</w:t>
            </w:r>
          </w:p>
        </w:tc>
      </w:tr>
      <w:tr w:rsidR="00A93FC2" w:rsidRPr="00A93FC2" w14:paraId="76C9A575" w14:textId="77777777" w:rsidTr="00A93FC2">
        <w:trPr>
          <w:trHeight w:val="288"/>
        </w:trPr>
        <w:tc>
          <w:tcPr>
            <w:tcW w:w="1500" w:type="dxa"/>
            <w:tcBorders>
              <w:top w:val="nil"/>
              <w:left w:val="nil"/>
              <w:bottom w:val="nil"/>
              <w:right w:val="nil"/>
            </w:tcBorders>
            <w:shd w:val="clear" w:color="auto" w:fill="auto"/>
            <w:noWrap/>
            <w:vAlign w:val="bottom"/>
            <w:hideMark/>
          </w:tcPr>
          <w:p w14:paraId="69AD205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1740" w:type="dxa"/>
            <w:tcBorders>
              <w:top w:val="nil"/>
              <w:left w:val="nil"/>
              <w:bottom w:val="nil"/>
              <w:right w:val="nil"/>
            </w:tcBorders>
            <w:shd w:val="clear" w:color="auto" w:fill="auto"/>
            <w:noWrap/>
            <w:vAlign w:val="bottom"/>
            <w:hideMark/>
          </w:tcPr>
          <w:p w14:paraId="31BDFE60"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CarmanahPt</w:t>
            </w:r>
            <w:proofErr w:type="spellEnd"/>
            <w:r w:rsidRPr="00A93FC2">
              <w:rPr>
                <w:rFonts w:ascii="Calibri" w:eastAsia="Times New Roman" w:hAnsi="Calibri" w:cs="Calibri"/>
                <w:color w:val="000000"/>
              </w:rPr>
              <w:t xml:space="preserve">           </w:t>
            </w:r>
          </w:p>
        </w:tc>
        <w:tc>
          <w:tcPr>
            <w:tcW w:w="1500" w:type="dxa"/>
            <w:tcBorders>
              <w:top w:val="nil"/>
              <w:left w:val="nil"/>
              <w:bottom w:val="nil"/>
              <w:right w:val="nil"/>
            </w:tcBorders>
            <w:shd w:val="clear" w:color="auto" w:fill="auto"/>
            <w:noWrap/>
            <w:vAlign w:val="bottom"/>
            <w:hideMark/>
          </w:tcPr>
          <w:p w14:paraId="60D463C4"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4F044D9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single" w:sz="4" w:space="0" w:color="auto"/>
              <w:left w:val="nil"/>
              <w:bottom w:val="nil"/>
              <w:right w:val="nil"/>
            </w:tcBorders>
            <w:shd w:val="clear" w:color="auto" w:fill="auto"/>
            <w:noWrap/>
            <w:vAlign w:val="bottom"/>
            <w:hideMark/>
          </w:tcPr>
          <w:p w14:paraId="732074B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2668</w:t>
            </w:r>
          </w:p>
        </w:tc>
        <w:tc>
          <w:tcPr>
            <w:tcW w:w="880" w:type="dxa"/>
            <w:tcBorders>
              <w:top w:val="single" w:sz="4" w:space="0" w:color="auto"/>
              <w:left w:val="nil"/>
              <w:bottom w:val="nil"/>
              <w:right w:val="nil"/>
            </w:tcBorders>
            <w:shd w:val="clear" w:color="auto" w:fill="auto"/>
            <w:noWrap/>
            <w:vAlign w:val="bottom"/>
            <w:hideMark/>
          </w:tcPr>
          <w:p w14:paraId="3F2A5D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w:t>
            </w:r>
          </w:p>
        </w:tc>
        <w:tc>
          <w:tcPr>
            <w:tcW w:w="740" w:type="dxa"/>
            <w:tcBorders>
              <w:top w:val="single" w:sz="4" w:space="0" w:color="auto"/>
              <w:left w:val="nil"/>
              <w:bottom w:val="nil"/>
              <w:right w:val="nil"/>
            </w:tcBorders>
            <w:shd w:val="clear" w:color="auto" w:fill="auto"/>
            <w:noWrap/>
            <w:vAlign w:val="bottom"/>
            <w:hideMark/>
          </w:tcPr>
          <w:p w14:paraId="574F33C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297</w:t>
            </w:r>
          </w:p>
        </w:tc>
        <w:tc>
          <w:tcPr>
            <w:tcW w:w="640" w:type="dxa"/>
            <w:tcBorders>
              <w:top w:val="single" w:sz="4" w:space="0" w:color="auto"/>
              <w:left w:val="nil"/>
              <w:bottom w:val="nil"/>
              <w:right w:val="nil"/>
            </w:tcBorders>
            <w:shd w:val="clear" w:color="auto" w:fill="auto"/>
            <w:noWrap/>
            <w:vAlign w:val="bottom"/>
            <w:hideMark/>
          </w:tcPr>
          <w:p w14:paraId="14824B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65A7E63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1610</w:t>
            </w:r>
          </w:p>
        </w:tc>
        <w:tc>
          <w:tcPr>
            <w:tcW w:w="580" w:type="dxa"/>
            <w:tcBorders>
              <w:top w:val="nil"/>
              <w:left w:val="nil"/>
              <w:bottom w:val="nil"/>
              <w:right w:val="nil"/>
            </w:tcBorders>
            <w:shd w:val="clear" w:color="auto" w:fill="auto"/>
            <w:noWrap/>
            <w:vAlign w:val="bottom"/>
            <w:hideMark/>
          </w:tcPr>
          <w:p w14:paraId="7537B66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694</w:t>
            </w:r>
          </w:p>
        </w:tc>
        <w:tc>
          <w:tcPr>
            <w:tcW w:w="680" w:type="dxa"/>
            <w:tcBorders>
              <w:top w:val="nil"/>
              <w:left w:val="nil"/>
              <w:bottom w:val="nil"/>
              <w:right w:val="nil"/>
            </w:tcBorders>
            <w:shd w:val="clear" w:color="auto" w:fill="auto"/>
            <w:noWrap/>
            <w:vAlign w:val="bottom"/>
            <w:hideMark/>
          </w:tcPr>
          <w:p w14:paraId="755C7E6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364</w:t>
            </w:r>
          </w:p>
        </w:tc>
        <w:tc>
          <w:tcPr>
            <w:tcW w:w="560" w:type="dxa"/>
            <w:tcBorders>
              <w:top w:val="nil"/>
              <w:left w:val="nil"/>
              <w:bottom w:val="nil"/>
              <w:right w:val="single" w:sz="4" w:space="0" w:color="auto"/>
            </w:tcBorders>
            <w:shd w:val="clear" w:color="auto" w:fill="auto"/>
            <w:noWrap/>
            <w:vAlign w:val="bottom"/>
            <w:hideMark/>
          </w:tcPr>
          <w:p w14:paraId="786932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A6CC091" w14:textId="77777777" w:rsidTr="00A93FC2">
        <w:trPr>
          <w:trHeight w:val="288"/>
        </w:trPr>
        <w:tc>
          <w:tcPr>
            <w:tcW w:w="1500" w:type="dxa"/>
            <w:tcBorders>
              <w:top w:val="nil"/>
              <w:left w:val="nil"/>
              <w:bottom w:val="nil"/>
              <w:right w:val="nil"/>
            </w:tcBorders>
            <w:shd w:val="clear" w:color="auto" w:fill="auto"/>
            <w:noWrap/>
            <w:vAlign w:val="bottom"/>
            <w:hideMark/>
          </w:tcPr>
          <w:p w14:paraId="30DD6387"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38400CC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500" w:type="dxa"/>
            <w:tcBorders>
              <w:top w:val="nil"/>
              <w:left w:val="nil"/>
              <w:bottom w:val="nil"/>
              <w:right w:val="nil"/>
            </w:tcBorders>
            <w:shd w:val="clear" w:color="auto" w:fill="auto"/>
            <w:noWrap/>
            <w:vAlign w:val="bottom"/>
            <w:hideMark/>
          </w:tcPr>
          <w:p w14:paraId="0C372D3A"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3BCEB20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038FC9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4777</w:t>
            </w:r>
          </w:p>
        </w:tc>
        <w:tc>
          <w:tcPr>
            <w:tcW w:w="880" w:type="dxa"/>
            <w:tcBorders>
              <w:top w:val="nil"/>
              <w:left w:val="nil"/>
              <w:bottom w:val="nil"/>
              <w:right w:val="nil"/>
            </w:tcBorders>
            <w:shd w:val="clear" w:color="auto" w:fill="auto"/>
            <w:noWrap/>
            <w:vAlign w:val="bottom"/>
            <w:hideMark/>
          </w:tcPr>
          <w:p w14:paraId="3E3008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3C8101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190</w:t>
            </w:r>
          </w:p>
        </w:tc>
        <w:tc>
          <w:tcPr>
            <w:tcW w:w="640" w:type="dxa"/>
            <w:tcBorders>
              <w:top w:val="nil"/>
              <w:left w:val="nil"/>
              <w:bottom w:val="nil"/>
              <w:right w:val="nil"/>
            </w:tcBorders>
            <w:shd w:val="clear" w:color="auto" w:fill="auto"/>
            <w:noWrap/>
            <w:vAlign w:val="bottom"/>
            <w:hideMark/>
          </w:tcPr>
          <w:p w14:paraId="3D1ED3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131</w:t>
            </w:r>
          </w:p>
        </w:tc>
        <w:tc>
          <w:tcPr>
            <w:tcW w:w="640" w:type="dxa"/>
            <w:tcBorders>
              <w:top w:val="nil"/>
              <w:left w:val="single" w:sz="4" w:space="0" w:color="auto"/>
              <w:bottom w:val="nil"/>
              <w:right w:val="nil"/>
            </w:tcBorders>
            <w:shd w:val="clear" w:color="auto" w:fill="auto"/>
            <w:noWrap/>
            <w:vAlign w:val="bottom"/>
            <w:hideMark/>
          </w:tcPr>
          <w:p w14:paraId="6298000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4184</w:t>
            </w:r>
          </w:p>
        </w:tc>
        <w:tc>
          <w:tcPr>
            <w:tcW w:w="580" w:type="dxa"/>
            <w:tcBorders>
              <w:top w:val="nil"/>
              <w:left w:val="nil"/>
              <w:bottom w:val="nil"/>
              <w:right w:val="nil"/>
            </w:tcBorders>
            <w:shd w:val="clear" w:color="auto" w:fill="auto"/>
            <w:noWrap/>
            <w:vAlign w:val="bottom"/>
            <w:hideMark/>
          </w:tcPr>
          <w:p w14:paraId="7C45B3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593</w:t>
            </w:r>
          </w:p>
        </w:tc>
        <w:tc>
          <w:tcPr>
            <w:tcW w:w="680" w:type="dxa"/>
            <w:tcBorders>
              <w:top w:val="nil"/>
              <w:left w:val="nil"/>
              <w:bottom w:val="nil"/>
              <w:right w:val="nil"/>
            </w:tcBorders>
            <w:shd w:val="clear" w:color="auto" w:fill="auto"/>
            <w:noWrap/>
            <w:vAlign w:val="bottom"/>
            <w:hideMark/>
          </w:tcPr>
          <w:p w14:paraId="18F5E7B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CC7DCC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6377F6C" w14:textId="77777777" w:rsidTr="00A93FC2">
        <w:trPr>
          <w:trHeight w:val="288"/>
        </w:trPr>
        <w:tc>
          <w:tcPr>
            <w:tcW w:w="1500" w:type="dxa"/>
            <w:tcBorders>
              <w:top w:val="nil"/>
              <w:left w:val="nil"/>
              <w:bottom w:val="nil"/>
              <w:right w:val="nil"/>
            </w:tcBorders>
            <w:shd w:val="clear" w:color="auto" w:fill="auto"/>
            <w:noWrap/>
            <w:vAlign w:val="bottom"/>
            <w:hideMark/>
          </w:tcPr>
          <w:p w14:paraId="09243619"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4D3C122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500" w:type="dxa"/>
            <w:tcBorders>
              <w:top w:val="nil"/>
              <w:left w:val="nil"/>
              <w:bottom w:val="nil"/>
              <w:right w:val="nil"/>
            </w:tcBorders>
            <w:shd w:val="clear" w:color="auto" w:fill="auto"/>
            <w:noWrap/>
            <w:vAlign w:val="bottom"/>
            <w:hideMark/>
          </w:tcPr>
          <w:p w14:paraId="14906CE8"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03AECFD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6468DA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324</w:t>
            </w:r>
          </w:p>
        </w:tc>
        <w:tc>
          <w:tcPr>
            <w:tcW w:w="880" w:type="dxa"/>
            <w:tcBorders>
              <w:top w:val="nil"/>
              <w:left w:val="nil"/>
              <w:bottom w:val="nil"/>
              <w:right w:val="nil"/>
            </w:tcBorders>
            <w:shd w:val="clear" w:color="auto" w:fill="auto"/>
            <w:noWrap/>
            <w:vAlign w:val="bottom"/>
            <w:hideMark/>
          </w:tcPr>
          <w:p w14:paraId="2599073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7AB5CA6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w:t>
            </w:r>
          </w:p>
        </w:tc>
        <w:tc>
          <w:tcPr>
            <w:tcW w:w="640" w:type="dxa"/>
            <w:tcBorders>
              <w:top w:val="nil"/>
              <w:left w:val="nil"/>
              <w:bottom w:val="nil"/>
              <w:right w:val="nil"/>
            </w:tcBorders>
            <w:shd w:val="clear" w:color="auto" w:fill="auto"/>
            <w:noWrap/>
            <w:vAlign w:val="bottom"/>
            <w:hideMark/>
          </w:tcPr>
          <w:p w14:paraId="2B2399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42</w:t>
            </w:r>
          </w:p>
        </w:tc>
        <w:tc>
          <w:tcPr>
            <w:tcW w:w="640" w:type="dxa"/>
            <w:tcBorders>
              <w:top w:val="nil"/>
              <w:left w:val="single" w:sz="4" w:space="0" w:color="auto"/>
              <w:bottom w:val="nil"/>
              <w:right w:val="nil"/>
            </w:tcBorders>
            <w:shd w:val="clear" w:color="auto" w:fill="auto"/>
            <w:noWrap/>
            <w:vAlign w:val="bottom"/>
            <w:hideMark/>
          </w:tcPr>
          <w:p w14:paraId="0FC2D9A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41256FD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324</w:t>
            </w:r>
          </w:p>
        </w:tc>
        <w:tc>
          <w:tcPr>
            <w:tcW w:w="680" w:type="dxa"/>
            <w:tcBorders>
              <w:top w:val="nil"/>
              <w:left w:val="nil"/>
              <w:bottom w:val="nil"/>
              <w:right w:val="nil"/>
            </w:tcBorders>
            <w:shd w:val="clear" w:color="auto" w:fill="auto"/>
            <w:noWrap/>
            <w:vAlign w:val="bottom"/>
            <w:hideMark/>
          </w:tcPr>
          <w:p w14:paraId="5440EC4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59B4C00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8E96CA0" w14:textId="77777777" w:rsidTr="00A93FC2">
        <w:trPr>
          <w:trHeight w:val="288"/>
        </w:trPr>
        <w:tc>
          <w:tcPr>
            <w:tcW w:w="1500" w:type="dxa"/>
            <w:tcBorders>
              <w:top w:val="nil"/>
              <w:left w:val="nil"/>
              <w:bottom w:val="nil"/>
              <w:right w:val="nil"/>
            </w:tcBorders>
            <w:shd w:val="clear" w:color="auto" w:fill="auto"/>
            <w:noWrap/>
            <w:vAlign w:val="bottom"/>
            <w:hideMark/>
          </w:tcPr>
          <w:p w14:paraId="1A201287"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5B7372A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StrGeoS1</w:t>
            </w:r>
          </w:p>
        </w:tc>
        <w:tc>
          <w:tcPr>
            <w:tcW w:w="1500" w:type="dxa"/>
            <w:tcBorders>
              <w:top w:val="nil"/>
              <w:left w:val="nil"/>
              <w:bottom w:val="nil"/>
              <w:right w:val="nil"/>
            </w:tcBorders>
            <w:shd w:val="clear" w:color="auto" w:fill="auto"/>
            <w:noWrap/>
            <w:vAlign w:val="bottom"/>
            <w:hideMark/>
          </w:tcPr>
          <w:p w14:paraId="77032213"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4E3F1A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65F50E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w:t>
            </w:r>
          </w:p>
        </w:tc>
        <w:tc>
          <w:tcPr>
            <w:tcW w:w="880" w:type="dxa"/>
            <w:tcBorders>
              <w:top w:val="nil"/>
              <w:left w:val="nil"/>
              <w:bottom w:val="nil"/>
              <w:right w:val="nil"/>
            </w:tcBorders>
            <w:shd w:val="clear" w:color="auto" w:fill="auto"/>
            <w:noWrap/>
            <w:vAlign w:val="bottom"/>
            <w:hideMark/>
          </w:tcPr>
          <w:p w14:paraId="053877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2483B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640" w:type="dxa"/>
            <w:tcBorders>
              <w:top w:val="nil"/>
              <w:left w:val="nil"/>
              <w:bottom w:val="nil"/>
              <w:right w:val="nil"/>
            </w:tcBorders>
            <w:shd w:val="clear" w:color="auto" w:fill="auto"/>
            <w:noWrap/>
            <w:vAlign w:val="bottom"/>
            <w:hideMark/>
          </w:tcPr>
          <w:p w14:paraId="0818A16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221</w:t>
            </w:r>
          </w:p>
        </w:tc>
        <w:tc>
          <w:tcPr>
            <w:tcW w:w="640" w:type="dxa"/>
            <w:tcBorders>
              <w:top w:val="nil"/>
              <w:left w:val="single" w:sz="4" w:space="0" w:color="auto"/>
              <w:bottom w:val="nil"/>
              <w:right w:val="nil"/>
            </w:tcBorders>
            <w:shd w:val="clear" w:color="auto" w:fill="auto"/>
            <w:noWrap/>
            <w:vAlign w:val="bottom"/>
            <w:hideMark/>
          </w:tcPr>
          <w:p w14:paraId="33F442A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159</w:t>
            </w:r>
          </w:p>
        </w:tc>
        <w:tc>
          <w:tcPr>
            <w:tcW w:w="580" w:type="dxa"/>
            <w:tcBorders>
              <w:top w:val="nil"/>
              <w:left w:val="nil"/>
              <w:bottom w:val="nil"/>
              <w:right w:val="nil"/>
            </w:tcBorders>
            <w:shd w:val="clear" w:color="auto" w:fill="auto"/>
            <w:noWrap/>
            <w:vAlign w:val="bottom"/>
            <w:hideMark/>
          </w:tcPr>
          <w:p w14:paraId="3CAF06B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191</w:t>
            </w:r>
          </w:p>
        </w:tc>
        <w:tc>
          <w:tcPr>
            <w:tcW w:w="680" w:type="dxa"/>
            <w:tcBorders>
              <w:top w:val="nil"/>
              <w:left w:val="nil"/>
              <w:bottom w:val="nil"/>
              <w:right w:val="nil"/>
            </w:tcBorders>
            <w:shd w:val="clear" w:color="auto" w:fill="auto"/>
            <w:noWrap/>
            <w:vAlign w:val="bottom"/>
            <w:hideMark/>
          </w:tcPr>
          <w:p w14:paraId="21A298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75C886D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68E6214" w14:textId="77777777" w:rsidTr="00A93FC2">
        <w:trPr>
          <w:trHeight w:val="288"/>
        </w:trPr>
        <w:tc>
          <w:tcPr>
            <w:tcW w:w="1500" w:type="dxa"/>
            <w:tcBorders>
              <w:top w:val="nil"/>
              <w:left w:val="nil"/>
              <w:bottom w:val="nil"/>
              <w:right w:val="nil"/>
            </w:tcBorders>
            <w:shd w:val="clear" w:color="auto" w:fill="auto"/>
            <w:noWrap/>
            <w:vAlign w:val="bottom"/>
            <w:hideMark/>
          </w:tcPr>
          <w:p w14:paraId="1DF90879"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75C6D55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StrGeosS2</w:t>
            </w:r>
          </w:p>
        </w:tc>
        <w:tc>
          <w:tcPr>
            <w:tcW w:w="1500" w:type="dxa"/>
            <w:tcBorders>
              <w:top w:val="nil"/>
              <w:left w:val="nil"/>
              <w:bottom w:val="nil"/>
              <w:right w:val="nil"/>
            </w:tcBorders>
            <w:shd w:val="clear" w:color="auto" w:fill="auto"/>
            <w:noWrap/>
            <w:vAlign w:val="bottom"/>
            <w:hideMark/>
          </w:tcPr>
          <w:p w14:paraId="67F313BD"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73492F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59A577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2141</w:t>
            </w:r>
          </w:p>
        </w:tc>
        <w:tc>
          <w:tcPr>
            <w:tcW w:w="880" w:type="dxa"/>
            <w:tcBorders>
              <w:top w:val="nil"/>
              <w:left w:val="nil"/>
              <w:bottom w:val="nil"/>
              <w:right w:val="nil"/>
            </w:tcBorders>
            <w:shd w:val="clear" w:color="auto" w:fill="auto"/>
            <w:noWrap/>
            <w:vAlign w:val="bottom"/>
            <w:hideMark/>
          </w:tcPr>
          <w:p w14:paraId="3BDF67E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04A288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152</w:t>
            </w:r>
          </w:p>
        </w:tc>
        <w:tc>
          <w:tcPr>
            <w:tcW w:w="640" w:type="dxa"/>
            <w:tcBorders>
              <w:top w:val="nil"/>
              <w:left w:val="nil"/>
              <w:bottom w:val="nil"/>
              <w:right w:val="nil"/>
            </w:tcBorders>
            <w:shd w:val="clear" w:color="auto" w:fill="auto"/>
            <w:noWrap/>
            <w:vAlign w:val="bottom"/>
            <w:hideMark/>
          </w:tcPr>
          <w:p w14:paraId="6A4D00B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114</w:t>
            </w:r>
          </w:p>
        </w:tc>
        <w:tc>
          <w:tcPr>
            <w:tcW w:w="640" w:type="dxa"/>
            <w:tcBorders>
              <w:top w:val="nil"/>
              <w:left w:val="single" w:sz="4" w:space="0" w:color="auto"/>
              <w:bottom w:val="nil"/>
              <w:right w:val="nil"/>
            </w:tcBorders>
            <w:shd w:val="clear" w:color="auto" w:fill="auto"/>
            <w:noWrap/>
            <w:vAlign w:val="bottom"/>
            <w:hideMark/>
          </w:tcPr>
          <w:p w14:paraId="2721B5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2070</w:t>
            </w:r>
          </w:p>
        </w:tc>
        <w:tc>
          <w:tcPr>
            <w:tcW w:w="580" w:type="dxa"/>
            <w:tcBorders>
              <w:top w:val="nil"/>
              <w:left w:val="nil"/>
              <w:bottom w:val="nil"/>
              <w:right w:val="nil"/>
            </w:tcBorders>
            <w:shd w:val="clear" w:color="auto" w:fill="auto"/>
            <w:noWrap/>
            <w:vAlign w:val="bottom"/>
            <w:hideMark/>
          </w:tcPr>
          <w:p w14:paraId="534BA8E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71</w:t>
            </w:r>
          </w:p>
        </w:tc>
        <w:tc>
          <w:tcPr>
            <w:tcW w:w="680" w:type="dxa"/>
            <w:tcBorders>
              <w:top w:val="nil"/>
              <w:left w:val="nil"/>
              <w:bottom w:val="nil"/>
              <w:right w:val="nil"/>
            </w:tcBorders>
            <w:shd w:val="clear" w:color="auto" w:fill="auto"/>
            <w:noWrap/>
            <w:vAlign w:val="bottom"/>
            <w:hideMark/>
          </w:tcPr>
          <w:p w14:paraId="189B34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1538292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905D7FC"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3F556E9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bottom"/>
            <w:hideMark/>
          </w:tcPr>
          <w:p w14:paraId="4B812C3D"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SwanChan</w:t>
            </w:r>
            <w:proofErr w:type="spellEnd"/>
          </w:p>
        </w:tc>
        <w:tc>
          <w:tcPr>
            <w:tcW w:w="1500" w:type="dxa"/>
            <w:tcBorders>
              <w:top w:val="nil"/>
              <w:left w:val="nil"/>
              <w:bottom w:val="single" w:sz="4" w:space="0" w:color="auto"/>
              <w:right w:val="nil"/>
            </w:tcBorders>
            <w:shd w:val="clear" w:color="auto" w:fill="auto"/>
            <w:noWrap/>
            <w:vAlign w:val="bottom"/>
            <w:hideMark/>
          </w:tcPr>
          <w:p w14:paraId="358B0AA2"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223C6F6"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single" w:sz="4" w:space="0" w:color="auto"/>
              <w:right w:val="nil"/>
            </w:tcBorders>
            <w:shd w:val="clear" w:color="auto" w:fill="auto"/>
            <w:noWrap/>
            <w:vAlign w:val="bottom"/>
            <w:hideMark/>
          </w:tcPr>
          <w:p w14:paraId="2194AA9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5655</w:t>
            </w:r>
          </w:p>
        </w:tc>
        <w:tc>
          <w:tcPr>
            <w:tcW w:w="880" w:type="dxa"/>
            <w:tcBorders>
              <w:top w:val="nil"/>
              <w:left w:val="nil"/>
              <w:bottom w:val="single" w:sz="4" w:space="0" w:color="auto"/>
              <w:right w:val="nil"/>
            </w:tcBorders>
            <w:shd w:val="clear" w:color="auto" w:fill="auto"/>
            <w:noWrap/>
            <w:vAlign w:val="bottom"/>
            <w:hideMark/>
          </w:tcPr>
          <w:p w14:paraId="5F61AA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single" w:sz="4" w:space="0" w:color="auto"/>
              <w:right w:val="nil"/>
            </w:tcBorders>
            <w:shd w:val="clear" w:color="auto" w:fill="auto"/>
            <w:noWrap/>
            <w:vAlign w:val="bottom"/>
            <w:hideMark/>
          </w:tcPr>
          <w:p w14:paraId="40DB2C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383</w:t>
            </w:r>
          </w:p>
        </w:tc>
        <w:tc>
          <w:tcPr>
            <w:tcW w:w="640" w:type="dxa"/>
            <w:tcBorders>
              <w:top w:val="nil"/>
              <w:left w:val="nil"/>
              <w:bottom w:val="single" w:sz="4" w:space="0" w:color="auto"/>
              <w:right w:val="nil"/>
            </w:tcBorders>
            <w:shd w:val="clear" w:color="auto" w:fill="auto"/>
            <w:noWrap/>
            <w:vAlign w:val="bottom"/>
            <w:hideMark/>
          </w:tcPr>
          <w:p w14:paraId="334B6C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1660</w:t>
            </w:r>
          </w:p>
        </w:tc>
        <w:tc>
          <w:tcPr>
            <w:tcW w:w="640" w:type="dxa"/>
            <w:tcBorders>
              <w:top w:val="nil"/>
              <w:left w:val="single" w:sz="4" w:space="0" w:color="auto"/>
              <w:bottom w:val="nil"/>
              <w:right w:val="nil"/>
            </w:tcBorders>
            <w:shd w:val="clear" w:color="auto" w:fill="auto"/>
            <w:noWrap/>
            <w:vAlign w:val="bottom"/>
            <w:hideMark/>
          </w:tcPr>
          <w:p w14:paraId="6F84148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5630</w:t>
            </w:r>
          </w:p>
        </w:tc>
        <w:tc>
          <w:tcPr>
            <w:tcW w:w="580" w:type="dxa"/>
            <w:tcBorders>
              <w:top w:val="nil"/>
              <w:left w:val="nil"/>
              <w:bottom w:val="nil"/>
              <w:right w:val="nil"/>
            </w:tcBorders>
            <w:shd w:val="clear" w:color="auto" w:fill="auto"/>
            <w:noWrap/>
            <w:vAlign w:val="bottom"/>
            <w:hideMark/>
          </w:tcPr>
          <w:p w14:paraId="3914A4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680" w:type="dxa"/>
            <w:tcBorders>
              <w:top w:val="nil"/>
              <w:left w:val="nil"/>
              <w:bottom w:val="single" w:sz="4" w:space="0" w:color="auto"/>
              <w:right w:val="nil"/>
            </w:tcBorders>
            <w:shd w:val="clear" w:color="auto" w:fill="auto"/>
            <w:noWrap/>
            <w:vAlign w:val="bottom"/>
            <w:hideMark/>
          </w:tcPr>
          <w:p w14:paraId="67F145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2E0B77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E8FF8D6" w14:textId="77777777" w:rsidTr="00A93FC2">
        <w:trPr>
          <w:trHeight w:val="288"/>
        </w:trPr>
        <w:tc>
          <w:tcPr>
            <w:tcW w:w="1500" w:type="dxa"/>
            <w:tcBorders>
              <w:top w:val="nil"/>
              <w:left w:val="nil"/>
              <w:bottom w:val="nil"/>
              <w:right w:val="nil"/>
            </w:tcBorders>
            <w:shd w:val="clear" w:color="auto" w:fill="auto"/>
            <w:noWrap/>
            <w:vAlign w:val="bottom"/>
            <w:hideMark/>
          </w:tcPr>
          <w:p w14:paraId="403B9A3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JASCO/Malahat</w:t>
            </w:r>
          </w:p>
        </w:tc>
        <w:tc>
          <w:tcPr>
            <w:tcW w:w="1740" w:type="dxa"/>
            <w:tcBorders>
              <w:top w:val="nil"/>
              <w:left w:val="nil"/>
              <w:bottom w:val="nil"/>
              <w:right w:val="nil"/>
            </w:tcBorders>
            <w:shd w:val="clear" w:color="auto" w:fill="auto"/>
            <w:noWrap/>
            <w:vAlign w:val="bottom"/>
            <w:hideMark/>
          </w:tcPr>
          <w:p w14:paraId="499713C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Stn_3 </w:t>
            </w:r>
          </w:p>
        </w:tc>
        <w:tc>
          <w:tcPr>
            <w:tcW w:w="1500" w:type="dxa"/>
            <w:tcBorders>
              <w:top w:val="nil"/>
              <w:left w:val="nil"/>
              <w:bottom w:val="nil"/>
              <w:right w:val="nil"/>
            </w:tcBorders>
            <w:shd w:val="clear" w:color="auto" w:fill="auto"/>
            <w:noWrap/>
            <w:vAlign w:val="bottom"/>
            <w:hideMark/>
          </w:tcPr>
          <w:p w14:paraId="43DDB7A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2BDBEBD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nil"/>
              <w:right w:val="nil"/>
            </w:tcBorders>
            <w:shd w:val="clear" w:color="auto" w:fill="auto"/>
            <w:noWrap/>
            <w:vAlign w:val="bottom"/>
            <w:hideMark/>
          </w:tcPr>
          <w:p w14:paraId="2EF2A2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7446</w:t>
            </w:r>
          </w:p>
        </w:tc>
        <w:tc>
          <w:tcPr>
            <w:tcW w:w="880" w:type="dxa"/>
            <w:tcBorders>
              <w:top w:val="nil"/>
              <w:left w:val="nil"/>
              <w:bottom w:val="nil"/>
              <w:right w:val="nil"/>
            </w:tcBorders>
            <w:shd w:val="clear" w:color="auto" w:fill="auto"/>
            <w:noWrap/>
            <w:vAlign w:val="bottom"/>
            <w:hideMark/>
          </w:tcPr>
          <w:p w14:paraId="2D5D095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740" w:type="dxa"/>
            <w:tcBorders>
              <w:top w:val="nil"/>
              <w:left w:val="nil"/>
              <w:bottom w:val="nil"/>
              <w:right w:val="nil"/>
            </w:tcBorders>
            <w:shd w:val="clear" w:color="auto" w:fill="auto"/>
            <w:noWrap/>
            <w:vAlign w:val="bottom"/>
            <w:hideMark/>
          </w:tcPr>
          <w:p w14:paraId="653CFB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852</w:t>
            </w:r>
          </w:p>
        </w:tc>
        <w:tc>
          <w:tcPr>
            <w:tcW w:w="640" w:type="dxa"/>
            <w:tcBorders>
              <w:top w:val="nil"/>
              <w:left w:val="nil"/>
              <w:bottom w:val="nil"/>
              <w:right w:val="nil"/>
            </w:tcBorders>
            <w:shd w:val="clear" w:color="auto" w:fill="auto"/>
            <w:noWrap/>
            <w:vAlign w:val="bottom"/>
            <w:hideMark/>
          </w:tcPr>
          <w:p w14:paraId="6F8FA28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w:t>
            </w:r>
          </w:p>
        </w:tc>
        <w:tc>
          <w:tcPr>
            <w:tcW w:w="640" w:type="dxa"/>
            <w:tcBorders>
              <w:top w:val="single" w:sz="4" w:space="0" w:color="auto"/>
              <w:left w:val="single" w:sz="4" w:space="0" w:color="auto"/>
              <w:bottom w:val="nil"/>
              <w:right w:val="nil"/>
            </w:tcBorders>
            <w:shd w:val="clear" w:color="auto" w:fill="auto"/>
            <w:noWrap/>
            <w:vAlign w:val="bottom"/>
            <w:hideMark/>
          </w:tcPr>
          <w:p w14:paraId="745A822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2574</w:t>
            </w:r>
          </w:p>
        </w:tc>
        <w:tc>
          <w:tcPr>
            <w:tcW w:w="580" w:type="dxa"/>
            <w:tcBorders>
              <w:top w:val="single" w:sz="4" w:space="0" w:color="auto"/>
              <w:left w:val="nil"/>
              <w:bottom w:val="nil"/>
              <w:right w:val="nil"/>
            </w:tcBorders>
            <w:shd w:val="clear" w:color="auto" w:fill="auto"/>
            <w:noWrap/>
            <w:vAlign w:val="bottom"/>
            <w:hideMark/>
          </w:tcPr>
          <w:p w14:paraId="4F4041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937</w:t>
            </w:r>
          </w:p>
        </w:tc>
        <w:tc>
          <w:tcPr>
            <w:tcW w:w="680" w:type="dxa"/>
            <w:tcBorders>
              <w:top w:val="nil"/>
              <w:left w:val="nil"/>
              <w:bottom w:val="nil"/>
              <w:right w:val="nil"/>
            </w:tcBorders>
            <w:shd w:val="clear" w:color="auto" w:fill="auto"/>
            <w:noWrap/>
            <w:vAlign w:val="bottom"/>
            <w:hideMark/>
          </w:tcPr>
          <w:p w14:paraId="6F1AC7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7152BFA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5E2F177" w14:textId="77777777" w:rsidTr="00A93FC2">
        <w:trPr>
          <w:trHeight w:val="288"/>
        </w:trPr>
        <w:tc>
          <w:tcPr>
            <w:tcW w:w="1500" w:type="dxa"/>
            <w:tcBorders>
              <w:top w:val="nil"/>
              <w:left w:val="nil"/>
              <w:bottom w:val="nil"/>
              <w:right w:val="nil"/>
            </w:tcBorders>
            <w:shd w:val="clear" w:color="auto" w:fill="auto"/>
            <w:noWrap/>
            <w:vAlign w:val="bottom"/>
            <w:hideMark/>
          </w:tcPr>
          <w:p w14:paraId="4449EB01"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62C967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Stn_4 </w:t>
            </w:r>
          </w:p>
        </w:tc>
        <w:tc>
          <w:tcPr>
            <w:tcW w:w="1500" w:type="dxa"/>
            <w:tcBorders>
              <w:top w:val="nil"/>
              <w:left w:val="nil"/>
              <w:bottom w:val="nil"/>
              <w:right w:val="nil"/>
            </w:tcBorders>
            <w:shd w:val="clear" w:color="auto" w:fill="auto"/>
            <w:noWrap/>
            <w:vAlign w:val="bottom"/>
            <w:hideMark/>
          </w:tcPr>
          <w:p w14:paraId="6389B1B9"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3473F30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nil"/>
              <w:right w:val="nil"/>
            </w:tcBorders>
            <w:shd w:val="clear" w:color="auto" w:fill="auto"/>
            <w:noWrap/>
            <w:vAlign w:val="bottom"/>
            <w:hideMark/>
          </w:tcPr>
          <w:p w14:paraId="5F3E3D4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15788</w:t>
            </w:r>
          </w:p>
        </w:tc>
        <w:tc>
          <w:tcPr>
            <w:tcW w:w="880" w:type="dxa"/>
            <w:tcBorders>
              <w:top w:val="nil"/>
              <w:left w:val="nil"/>
              <w:bottom w:val="nil"/>
              <w:right w:val="nil"/>
            </w:tcBorders>
            <w:shd w:val="clear" w:color="auto" w:fill="auto"/>
            <w:noWrap/>
            <w:vAlign w:val="bottom"/>
            <w:hideMark/>
          </w:tcPr>
          <w:p w14:paraId="71C2F8A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FC93F2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1177</w:t>
            </w:r>
          </w:p>
        </w:tc>
        <w:tc>
          <w:tcPr>
            <w:tcW w:w="640" w:type="dxa"/>
            <w:tcBorders>
              <w:top w:val="nil"/>
              <w:left w:val="nil"/>
              <w:bottom w:val="nil"/>
              <w:right w:val="nil"/>
            </w:tcBorders>
            <w:shd w:val="clear" w:color="auto" w:fill="auto"/>
            <w:noWrap/>
            <w:vAlign w:val="bottom"/>
            <w:hideMark/>
          </w:tcPr>
          <w:p w14:paraId="4687E4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231</w:t>
            </w:r>
          </w:p>
        </w:tc>
        <w:tc>
          <w:tcPr>
            <w:tcW w:w="640" w:type="dxa"/>
            <w:tcBorders>
              <w:top w:val="nil"/>
              <w:left w:val="single" w:sz="4" w:space="0" w:color="auto"/>
              <w:bottom w:val="nil"/>
              <w:right w:val="nil"/>
            </w:tcBorders>
            <w:shd w:val="clear" w:color="auto" w:fill="auto"/>
            <w:noWrap/>
            <w:vAlign w:val="bottom"/>
            <w:hideMark/>
          </w:tcPr>
          <w:p w14:paraId="66662F5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7647</w:t>
            </w:r>
          </w:p>
        </w:tc>
        <w:tc>
          <w:tcPr>
            <w:tcW w:w="580" w:type="dxa"/>
            <w:tcBorders>
              <w:top w:val="nil"/>
              <w:left w:val="nil"/>
              <w:bottom w:val="nil"/>
              <w:right w:val="nil"/>
            </w:tcBorders>
            <w:shd w:val="clear" w:color="auto" w:fill="auto"/>
            <w:noWrap/>
            <w:vAlign w:val="bottom"/>
            <w:hideMark/>
          </w:tcPr>
          <w:p w14:paraId="7931FA6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318</w:t>
            </w:r>
          </w:p>
        </w:tc>
        <w:tc>
          <w:tcPr>
            <w:tcW w:w="680" w:type="dxa"/>
            <w:tcBorders>
              <w:top w:val="nil"/>
              <w:left w:val="nil"/>
              <w:bottom w:val="nil"/>
              <w:right w:val="nil"/>
            </w:tcBorders>
            <w:shd w:val="clear" w:color="auto" w:fill="auto"/>
            <w:noWrap/>
            <w:vAlign w:val="bottom"/>
            <w:hideMark/>
          </w:tcPr>
          <w:p w14:paraId="0D5F78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290BE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7AC2F567" w14:textId="77777777" w:rsidTr="00A93FC2">
        <w:trPr>
          <w:trHeight w:val="288"/>
        </w:trPr>
        <w:tc>
          <w:tcPr>
            <w:tcW w:w="1500" w:type="dxa"/>
            <w:tcBorders>
              <w:top w:val="nil"/>
              <w:left w:val="nil"/>
              <w:bottom w:val="nil"/>
              <w:right w:val="nil"/>
            </w:tcBorders>
            <w:shd w:val="clear" w:color="auto" w:fill="auto"/>
            <w:noWrap/>
            <w:vAlign w:val="bottom"/>
            <w:hideMark/>
          </w:tcPr>
          <w:p w14:paraId="0E561E40"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18D343A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Stn_5</w:t>
            </w:r>
          </w:p>
        </w:tc>
        <w:tc>
          <w:tcPr>
            <w:tcW w:w="1500" w:type="dxa"/>
            <w:tcBorders>
              <w:top w:val="nil"/>
              <w:left w:val="nil"/>
              <w:bottom w:val="nil"/>
              <w:right w:val="nil"/>
            </w:tcBorders>
            <w:shd w:val="clear" w:color="auto" w:fill="auto"/>
            <w:noWrap/>
            <w:vAlign w:val="bottom"/>
            <w:hideMark/>
          </w:tcPr>
          <w:p w14:paraId="7BD8608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36FBC74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nil"/>
              <w:right w:val="nil"/>
            </w:tcBorders>
            <w:shd w:val="clear" w:color="auto" w:fill="auto"/>
            <w:noWrap/>
            <w:vAlign w:val="bottom"/>
            <w:hideMark/>
          </w:tcPr>
          <w:p w14:paraId="7417C2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3039</w:t>
            </w:r>
          </w:p>
        </w:tc>
        <w:tc>
          <w:tcPr>
            <w:tcW w:w="880" w:type="dxa"/>
            <w:tcBorders>
              <w:top w:val="nil"/>
              <w:left w:val="nil"/>
              <w:bottom w:val="nil"/>
              <w:right w:val="nil"/>
            </w:tcBorders>
            <w:shd w:val="clear" w:color="auto" w:fill="auto"/>
            <w:noWrap/>
            <w:vAlign w:val="bottom"/>
            <w:hideMark/>
          </w:tcPr>
          <w:p w14:paraId="4E9484A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32B19C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3311</w:t>
            </w:r>
          </w:p>
        </w:tc>
        <w:tc>
          <w:tcPr>
            <w:tcW w:w="640" w:type="dxa"/>
            <w:tcBorders>
              <w:top w:val="nil"/>
              <w:left w:val="nil"/>
              <w:bottom w:val="nil"/>
              <w:right w:val="nil"/>
            </w:tcBorders>
            <w:shd w:val="clear" w:color="auto" w:fill="auto"/>
            <w:noWrap/>
            <w:vAlign w:val="bottom"/>
            <w:hideMark/>
          </w:tcPr>
          <w:p w14:paraId="62CC31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1084</w:t>
            </w:r>
          </w:p>
        </w:tc>
        <w:tc>
          <w:tcPr>
            <w:tcW w:w="640" w:type="dxa"/>
            <w:tcBorders>
              <w:top w:val="nil"/>
              <w:left w:val="single" w:sz="4" w:space="0" w:color="auto"/>
              <w:bottom w:val="nil"/>
              <w:right w:val="nil"/>
            </w:tcBorders>
            <w:shd w:val="clear" w:color="auto" w:fill="auto"/>
            <w:noWrap/>
            <w:vAlign w:val="bottom"/>
            <w:hideMark/>
          </w:tcPr>
          <w:p w14:paraId="4E98FA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395</w:t>
            </w:r>
          </w:p>
        </w:tc>
        <w:tc>
          <w:tcPr>
            <w:tcW w:w="580" w:type="dxa"/>
            <w:tcBorders>
              <w:top w:val="nil"/>
              <w:left w:val="nil"/>
              <w:bottom w:val="nil"/>
              <w:right w:val="nil"/>
            </w:tcBorders>
            <w:shd w:val="clear" w:color="auto" w:fill="auto"/>
            <w:noWrap/>
            <w:vAlign w:val="bottom"/>
            <w:hideMark/>
          </w:tcPr>
          <w:p w14:paraId="5DD79A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994</w:t>
            </w:r>
          </w:p>
        </w:tc>
        <w:tc>
          <w:tcPr>
            <w:tcW w:w="680" w:type="dxa"/>
            <w:tcBorders>
              <w:top w:val="nil"/>
              <w:left w:val="nil"/>
              <w:bottom w:val="nil"/>
              <w:right w:val="nil"/>
            </w:tcBorders>
            <w:shd w:val="clear" w:color="auto" w:fill="auto"/>
            <w:noWrap/>
            <w:vAlign w:val="bottom"/>
            <w:hideMark/>
          </w:tcPr>
          <w:p w14:paraId="334DD2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4B9DAB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6D5E140B"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244D779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bottom"/>
            <w:hideMark/>
          </w:tcPr>
          <w:p w14:paraId="4AF1A96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Stn_6</w:t>
            </w:r>
          </w:p>
        </w:tc>
        <w:tc>
          <w:tcPr>
            <w:tcW w:w="1500" w:type="dxa"/>
            <w:tcBorders>
              <w:top w:val="nil"/>
              <w:left w:val="nil"/>
              <w:bottom w:val="nil"/>
              <w:right w:val="nil"/>
            </w:tcBorders>
            <w:shd w:val="clear" w:color="auto" w:fill="auto"/>
            <w:noWrap/>
            <w:vAlign w:val="bottom"/>
            <w:hideMark/>
          </w:tcPr>
          <w:p w14:paraId="33FCD48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0572C99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single" w:sz="4" w:space="0" w:color="auto"/>
              <w:right w:val="nil"/>
            </w:tcBorders>
            <w:shd w:val="clear" w:color="auto" w:fill="auto"/>
            <w:noWrap/>
            <w:vAlign w:val="bottom"/>
            <w:hideMark/>
          </w:tcPr>
          <w:p w14:paraId="1FAB76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1333</w:t>
            </w:r>
          </w:p>
        </w:tc>
        <w:tc>
          <w:tcPr>
            <w:tcW w:w="880" w:type="dxa"/>
            <w:tcBorders>
              <w:top w:val="nil"/>
              <w:left w:val="nil"/>
              <w:bottom w:val="single" w:sz="4" w:space="0" w:color="auto"/>
              <w:right w:val="nil"/>
            </w:tcBorders>
            <w:shd w:val="clear" w:color="auto" w:fill="auto"/>
            <w:noWrap/>
            <w:vAlign w:val="bottom"/>
            <w:hideMark/>
          </w:tcPr>
          <w:p w14:paraId="0FFA4A8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single" w:sz="4" w:space="0" w:color="auto"/>
              <w:right w:val="nil"/>
            </w:tcBorders>
            <w:shd w:val="clear" w:color="auto" w:fill="auto"/>
            <w:noWrap/>
            <w:vAlign w:val="bottom"/>
            <w:hideMark/>
          </w:tcPr>
          <w:p w14:paraId="100906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607</w:t>
            </w:r>
          </w:p>
        </w:tc>
        <w:tc>
          <w:tcPr>
            <w:tcW w:w="640" w:type="dxa"/>
            <w:tcBorders>
              <w:top w:val="nil"/>
              <w:left w:val="nil"/>
              <w:bottom w:val="single" w:sz="4" w:space="0" w:color="auto"/>
              <w:right w:val="nil"/>
            </w:tcBorders>
            <w:shd w:val="clear" w:color="auto" w:fill="auto"/>
            <w:noWrap/>
            <w:vAlign w:val="bottom"/>
            <w:hideMark/>
          </w:tcPr>
          <w:p w14:paraId="453D4D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w:t>
            </w:r>
          </w:p>
        </w:tc>
        <w:tc>
          <w:tcPr>
            <w:tcW w:w="640" w:type="dxa"/>
            <w:tcBorders>
              <w:top w:val="nil"/>
              <w:left w:val="single" w:sz="4" w:space="0" w:color="auto"/>
              <w:bottom w:val="single" w:sz="4" w:space="0" w:color="auto"/>
              <w:right w:val="nil"/>
            </w:tcBorders>
            <w:shd w:val="clear" w:color="auto" w:fill="auto"/>
            <w:noWrap/>
            <w:vAlign w:val="bottom"/>
            <w:hideMark/>
          </w:tcPr>
          <w:p w14:paraId="5BCB3B9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519</w:t>
            </w:r>
          </w:p>
        </w:tc>
        <w:tc>
          <w:tcPr>
            <w:tcW w:w="580" w:type="dxa"/>
            <w:tcBorders>
              <w:top w:val="nil"/>
              <w:left w:val="nil"/>
              <w:bottom w:val="nil"/>
              <w:right w:val="nil"/>
            </w:tcBorders>
            <w:shd w:val="clear" w:color="auto" w:fill="auto"/>
            <w:noWrap/>
            <w:vAlign w:val="bottom"/>
            <w:hideMark/>
          </w:tcPr>
          <w:p w14:paraId="1EBB028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242</w:t>
            </w:r>
          </w:p>
        </w:tc>
        <w:tc>
          <w:tcPr>
            <w:tcW w:w="680" w:type="dxa"/>
            <w:tcBorders>
              <w:top w:val="nil"/>
              <w:left w:val="nil"/>
              <w:bottom w:val="single" w:sz="4" w:space="0" w:color="auto"/>
              <w:right w:val="nil"/>
            </w:tcBorders>
            <w:shd w:val="clear" w:color="auto" w:fill="auto"/>
            <w:noWrap/>
            <w:vAlign w:val="bottom"/>
            <w:hideMark/>
          </w:tcPr>
          <w:p w14:paraId="075CBE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0C09C1D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2DABE94"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4D33DA0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SIMRES</w:t>
            </w:r>
          </w:p>
        </w:tc>
        <w:tc>
          <w:tcPr>
            <w:tcW w:w="1740" w:type="dxa"/>
            <w:tcBorders>
              <w:top w:val="nil"/>
              <w:left w:val="nil"/>
              <w:bottom w:val="single" w:sz="4" w:space="0" w:color="auto"/>
              <w:right w:val="nil"/>
            </w:tcBorders>
            <w:shd w:val="clear" w:color="auto" w:fill="auto"/>
            <w:noWrap/>
            <w:vAlign w:val="bottom"/>
            <w:hideMark/>
          </w:tcPr>
          <w:p w14:paraId="593F9435"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Tekteksen</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77259D6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91464B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nil"/>
              <w:bottom w:val="single" w:sz="4" w:space="0" w:color="auto"/>
              <w:right w:val="nil"/>
            </w:tcBorders>
            <w:shd w:val="clear" w:color="auto" w:fill="auto"/>
            <w:vAlign w:val="bottom"/>
            <w:hideMark/>
          </w:tcPr>
          <w:p w14:paraId="1E679FE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3578</w:t>
            </w:r>
          </w:p>
        </w:tc>
        <w:tc>
          <w:tcPr>
            <w:tcW w:w="880" w:type="dxa"/>
            <w:tcBorders>
              <w:top w:val="nil"/>
              <w:left w:val="nil"/>
              <w:bottom w:val="single" w:sz="4" w:space="0" w:color="auto"/>
              <w:right w:val="nil"/>
            </w:tcBorders>
            <w:shd w:val="clear" w:color="auto" w:fill="auto"/>
            <w:vAlign w:val="bottom"/>
            <w:hideMark/>
          </w:tcPr>
          <w:p w14:paraId="086E7DB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w:t>
            </w:r>
          </w:p>
        </w:tc>
        <w:tc>
          <w:tcPr>
            <w:tcW w:w="740" w:type="dxa"/>
            <w:tcBorders>
              <w:top w:val="nil"/>
              <w:left w:val="nil"/>
              <w:bottom w:val="single" w:sz="4" w:space="0" w:color="auto"/>
              <w:right w:val="nil"/>
            </w:tcBorders>
            <w:shd w:val="clear" w:color="auto" w:fill="auto"/>
            <w:vAlign w:val="bottom"/>
            <w:hideMark/>
          </w:tcPr>
          <w:p w14:paraId="11DAC28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nil"/>
              <w:bottom w:val="single" w:sz="4" w:space="0" w:color="auto"/>
              <w:right w:val="nil"/>
            </w:tcBorders>
            <w:shd w:val="clear" w:color="auto" w:fill="auto"/>
            <w:vAlign w:val="bottom"/>
            <w:hideMark/>
          </w:tcPr>
          <w:p w14:paraId="1065B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single" w:sz="4" w:space="0" w:color="auto"/>
              <w:right w:val="nil"/>
            </w:tcBorders>
            <w:shd w:val="clear" w:color="auto" w:fill="auto"/>
            <w:noWrap/>
            <w:vAlign w:val="bottom"/>
            <w:hideMark/>
          </w:tcPr>
          <w:p w14:paraId="28A206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3418</w:t>
            </w:r>
          </w:p>
        </w:tc>
        <w:tc>
          <w:tcPr>
            <w:tcW w:w="580" w:type="dxa"/>
            <w:tcBorders>
              <w:top w:val="single" w:sz="4" w:space="0" w:color="auto"/>
              <w:left w:val="nil"/>
              <w:bottom w:val="single" w:sz="4" w:space="0" w:color="auto"/>
              <w:right w:val="nil"/>
            </w:tcBorders>
            <w:shd w:val="clear" w:color="auto" w:fill="auto"/>
            <w:vAlign w:val="bottom"/>
            <w:hideMark/>
          </w:tcPr>
          <w:p w14:paraId="6AE670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single" w:sz="4" w:space="0" w:color="auto"/>
              <w:right w:val="nil"/>
            </w:tcBorders>
            <w:shd w:val="clear" w:color="auto" w:fill="auto"/>
            <w:vAlign w:val="bottom"/>
            <w:hideMark/>
          </w:tcPr>
          <w:p w14:paraId="258878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vAlign w:val="bottom"/>
            <w:hideMark/>
          </w:tcPr>
          <w:p w14:paraId="7F956F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bl>
    <w:p w14:paraId="3FBD0F99" w14:textId="77777777" w:rsidR="00A01A52" w:rsidRDefault="00A01A52"/>
    <w:p w14:paraId="69A115BF" w14:textId="63CC3BF1" w:rsidR="00D321AB" w:rsidRDefault="00D321AB"/>
    <w:p w14:paraId="2D247A8C" w14:textId="77777777" w:rsidR="00D321AB" w:rsidRDefault="00D321AB"/>
    <w:p w14:paraId="6CA4D781" w14:textId="77777777" w:rsidR="007565DB" w:rsidRDefault="007565DB"/>
    <w:p w14:paraId="5692827E" w14:textId="77777777" w:rsidR="00D321AB" w:rsidRDefault="00D321AB"/>
    <w:p w14:paraId="61D5B6C9" w14:textId="77777777" w:rsidR="007565DB" w:rsidRDefault="007565DB" w:rsidP="007565DB">
      <w:pPr>
        <w:sectPr w:rsidR="007565DB" w:rsidSect="00D321AB">
          <w:pgSz w:w="15840" w:h="12240" w:orient="landscape"/>
          <w:pgMar w:top="1080" w:right="1354" w:bottom="1440" w:left="1440" w:header="720" w:footer="720" w:gutter="0"/>
          <w:cols w:space="720"/>
          <w:docGrid w:linePitch="360"/>
        </w:sectPr>
      </w:pPr>
    </w:p>
    <w:p w14:paraId="2A469CED" w14:textId="45E0F2F7" w:rsidR="007565DB" w:rsidRPr="007565DB" w:rsidRDefault="007565DB" w:rsidP="007565DB"/>
    <w:p w14:paraId="370738F5" w14:textId="36AFEF3A" w:rsidR="006D74B9" w:rsidRDefault="006D74B9">
      <w:pPr>
        <w:pStyle w:val="Heading1"/>
      </w:pPr>
      <w:r>
        <w:t>References</w:t>
      </w:r>
    </w:p>
    <w:p w14:paraId="461AC796" w14:textId="60288DF1" w:rsidR="00EE03EF" w:rsidRDefault="00EE03EF" w:rsidP="00D078EC">
      <w:pPr>
        <w:spacing w:line="240" w:lineRule="auto"/>
        <w:ind w:left="720" w:hanging="720"/>
        <w:jc w:val="both"/>
      </w:pPr>
      <w:r>
        <w:t>B</w:t>
      </w:r>
      <w:r>
        <w:t xml:space="preserve">aird RW, Hanson MB, Dill LM (2005) Factors influencing the diving </w:t>
      </w:r>
      <w:proofErr w:type="spellStart"/>
      <w:r>
        <w:t>behaviour</w:t>
      </w:r>
      <w:proofErr w:type="spellEnd"/>
      <w:r>
        <w:t xml:space="preserve"> of fish-eating killer </w:t>
      </w:r>
      <w:proofErr w:type="spellStart"/>
      <w:proofErr w:type="gramStart"/>
      <w:r>
        <w:t>whales:sex</w:t>
      </w:r>
      <w:proofErr w:type="spellEnd"/>
      <w:proofErr w:type="gramEnd"/>
      <w:r>
        <w:t xml:space="preserve"> differences and diel and interannual variation in diving rates. Can J </w:t>
      </w:r>
      <w:proofErr w:type="spellStart"/>
      <w:r>
        <w:t>Zool</w:t>
      </w:r>
      <w:proofErr w:type="spellEnd"/>
      <w:r>
        <w:t xml:space="preserve"> 83: 257−267</w:t>
      </w:r>
    </w:p>
    <w:p w14:paraId="0EDA3989" w14:textId="7C1FD9A4" w:rsidR="00EE03EF" w:rsidRDefault="00EE03EF" w:rsidP="00D078EC">
      <w:pPr>
        <w:spacing w:line="240" w:lineRule="auto"/>
        <w:ind w:left="720" w:hanging="720"/>
        <w:jc w:val="both"/>
        <w:rPr>
          <w:rFonts w:cstheme="minorHAnsi"/>
        </w:rPr>
      </w:pPr>
      <w:proofErr w:type="spellStart"/>
      <w:r>
        <w:t>Balcomb</w:t>
      </w:r>
      <w:proofErr w:type="spellEnd"/>
      <w:r>
        <w:t xml:space="preserve"> KC, Bigg MA (1986) Population biology of three resident killer whale pods in Puget Sound and off southern Vancouver Island. </w:t>
      </w:r>
      <w:proofErr w:type="spellStart"/>
      <w:proofErr w:type="gramStart"/>
      <w:r>
        <w:t>In:Kirkevold</w:t>
      </w:r>
      <w:proofErr w:type="spellEnd"/>
      <w:proofErr w:type="gramEnd"/>
      <w:r>
        <w:t xml:space="preserve"> BC, Lockard JS (eds) </w:t>
      </w:r>
      <w:proofErr w:type="spellStart"/>
      <w:r>
        <w:t>Behavioural</w:t>
      </w:r>
      <w:proofErr w:type="spellEnd"/>
      <w:r>
        <w:t xml:space="preserve"> biology of killer whales. Alan R. </w:t>
      </w:r>
      <w:proofErr w:type="spellStart"/>
      <w:r>
        <w:t>Liss</w:t>
      </w:r>
      <w:proofErr w:type="spellEnd"/>
      <w:r>
        <w:t>, New York, NY, p 85−95</w:t>
      </w:r>
    </w:p>
    <w:p w14:paraId="11A69730" w14:textId="39EF56F3" w:rsidR="00EE03EF" w:rsidRPr="00D019A3" w:rsidRDefault="00EE03EF" w:rsidP="00D078EC">
      <w:pPr>
        <w:spacing w:line="240" w:lineRule="auto"/>
        <w:ind w:left="720" w:hanging="720"/>
        <w:jc w:val="both"/>
        <w:rPr>
          <w:rFonts w:cstheme="minorHAnsi"/>
        </w:rPr>
      </w:pPr>
      <w:r w:rsidRPr="00D019A3">
        <w:t xml:space="preserve">de </w:t>
      </w:r>
      <w:proofErr w:type="spellStart"/>
      <w:r w:rsidRPr="00D019A3">
        <w:t>Bruyn</w:t>
      </w:r>
      <w:proofErr w:type="spellEnd"/>
      <w:r w:rsidRPr="00D019A3">
        <w:t>, P.J.N., Tosh</w:t>
      </w:r>
      <w:r w:rsidRPr="00D019A3">
        <w:rPr>
          <w:rFonts w:cstheme="minorHAnsi"/>
        </w:rPr>
        <w:t xml:space="preserve">, C.A. and </w:t>
      </w:r>
      <w:proofErr w:type="spellStart"/>
      <w:r w:rsidRPr="00D019A3">
        <w:rPr>
          <w:rFonts w:cstheme="minorHAnsi"/>
        </w:rPr>
        <w:t>Terauds</w:t>
      </w:r>
      <w:proofErr w:type="spellEnd"/>
      <w:r w:rsidRPr="00D019A3">
        <w:rPr>
          <w:rFonts w:cstheme="minorHAnsi"/>
        </w:rPr>
        <w:t xml:space="preserve">, A. (2013), Killer whale ecotypes: is there a global </w:t>
      </w:r>
      <w:proofErr w:type="gramStart"/>
      <w:r w:rsidRPr="00D019A3">
        <w:rPr>
          <w:rFonts w:cstheme="minorHAnsi"/>
        </w:rPr>
        <w:t>model?.</w:t>
      </w:r>
      <w:proofErr w:type="gramEnd"/>
      <w:r w:rsidRPr="00D019A3">
        <w:rPr>
          <w:rFonts w:cstheme="minorHAnsi"/>
          <w:color w:val="1C1D1E"/>
          <w:shd w:val="clear" w:color="auto" w:fill="FFFFFF"/>
        </w:rPr>
        <w:t xml:space="preserve"> </w:t>
      </w:r>
      <w:r w:rsidRPr="00D019A3">
        <w:rPr>
          <w:rFonts w:cstheme="minorHAnsi"/>
        </w:rPr>
        <w:t>Biological Reviews, 88: 62-80</w:t>
      </w:r>
      <w:r w:rsidRPr="00D019A3">
        <w:rPr>
          <w:rFonts w:cstheme="minorHAnsi"/>
          <w:color w:val="1C1D1E"/>
          <w:shd w:val="clear" w:color="auto" w:fill="FFFFFF"/>
        </w:rPr>
        <w:t>.</w:t>
      </w:r>
      <w:r w:rsidR="00D019A3" w:rsidRPr="00D019A3">
        <w:rPr>
          <w:rFonts w:cstheme="minorHAnsi"/>
          <w:color w:val="1C1D1E"/>
          <w:shd w:val="clear" w:color="auto" w:fill="FFFFFF"/>
        </w:rPr>
        <w:t xml:space="preserve"> </w:t>
      </w:r>
      <w:r w:rsidR="00D019A3" w:rsidRPr="00D019A3">
        <w:rPr>
          <w:rFonts w:cstheme="minorHAnsi"/>
        </w:rPr>
        <w:t xml:space="preserve"> </w:t>
      </w:r>
      <w:hyperlink r:id="rId22" w:history="1">
        <w:r w:rsidRPr="00D019A3">
          <w:rPr>
            <w:rStyle w:val="Hyperlink"/>
            <w:rFonts w:cstheme="minorHAnsi"/>
            <w:shd w:val="clear" w:color="auto" w:fill="FFFFFF"/>
          </w:rPr>
          <w:t>https://doi.org/10.1111/j.1469-185X.2012.00239.x</w:t>
        </w:r>
      </w:hyperlink>
    </w:p>
    <w:p w14:paraId="1E8C679B" w14:textId="77777777" w:rsidR="00D019A3" w:rsidRDefault="00D019A3" w:rsidP="00D019A3">
      <w:pPr>
        <w:spacing w:line="240" w:lineRule="auto"/>
        <w:ind w:left="720" w:hanging="720"/>
        <w:jc w:val="both"/>
        <w:rPr>
          <w:rFonts w:eastAsia="Times New Roman" w:cstheme="minorHAnsi"/>
          <w:color w:val="222222"/>
        </w:rPr>
      </w:pPr>
      <w:r w:rsidRPr="00D019A3">
        <w:rPr>
          <w:rFonts w:eastAsia="Times New Roman" w:cstheme="minorHAnsi"/>
          <w:color w:val="222222"/>
        </w:rPr>
        <w:t>Ford JKB (1987) A catalogue</w:t>
      </w:r>
      <w:r>
        <w:rPr>
          <w:rFonts w:eastAsia="Times New Roman" w:cstheme="minorHAnsi"/>
          <w:color w:val="222222"/>
        </w:rPr>
        <w:t xml:space="preserve"> of underwater calls produced by killer whales (Orcinus orca) in British Columbia. Department of Fisheries and Oceans, Nanaimo, British Columbia, Canada</w:t>
      </w:r>
    </w:p>
    <w:p w14:paraId="5D8ABA8C" w14:textId="42C2A44A" w:rsidR="00D019A3" w:rsidRDefault="00D019A3" w:rsidP="00D078EC">
      <w:pPr>
        <w:spacing w:line="240" w:lineRule="auto"/>
        <w:ind w:left="720" w:hanging="720"/>
        <w:jc w:val="both"/>
        <w:rPr>
          <w:rFonts w:cstheme="minorHAnsi"/>
        </w:rPr>
      </w:pPr>
      <w:r w:rsidRPr="00D019A3">
        <w:rPr>
          <w:rFonts w:cstheme="minorHAnsi"/>
        </w:rPr>
        <w:t xml:space="preserve">Ford, J. K. B., G. M. Ellis, L. G. Barrett-Lennard, A. B. Morton, R. S. Palm, and K. C. </w:t>
      </w:r>
      <w:proofErr w:type="spellStart"/>
      <w:r w:rsidRPr="00D019A3">
        <w:rPr>
          <w:rFonts w:cstheme="minorHAnsi"/>
        </w:rPr>
        <w:t>Balcomb</w:t>
      </w:r>
      <w:proofErr w:type="spellEnd"/>
      <w:r w:rsidRPr="00D019A3">
        <w:rPr>
          <w:rFonts w:cstheme="minorHAnsi"/>
        </w:rPr>
        <w:t xml:space="preserve"> III. 1998. “Dietary Specialization in Two Sympatric Populations of Killer Whales (Orcinus Orca) in Coastal British Columbia and Adjacent Waters.” Canadian Journal of Zoology 76: 1456–1471. https://doi.org/10.1139/z98-089.</w:t>
      </w:r>
    </w:p>
    <w:p w14:paraId="10F0872D" w14:textId="5D8872EA" w:rsidR="00D078EC" w:rsidRDefault="003C518D" w:rsidP="00D078EC">
      <w:pPr>
        <w:spacing w:line="240" w:lineRule="auto"/>
        <w:ind w:left="720" w:hanging="720"/>
        <w:jc w:val="both"/>
        <w:rPr>
          <w:rFonts w:cstheme="minorHAnsi"/>
        </w:rPr>
      </w:pPr>
      <w:r w:rsidRPr="003C518D">
        <w:rPr>
          <w:rFonts w:cstheme="minorHAnsi"/>
        </w:rPr>
        <w:t xml:space="preserve">Ford, John K.B., Volker B. </w:t>
      </w:r>
      <w:proofErr w:type="spellStart"/>
      <w:r w:rsidRPr="003C518D">
        <w:rPr>
          <w:rFonts w:cstheme="minorHAnsi"/>
        </w:rPr>
        <w:t>Deecke</w:t>
      </w:r>
      <w:proofErr w:type="spellEnd"/>
      <w:r w:rsidRPr="003C518D">
        <w:rPr>
          <w:rFonts w:cstheme="minorHAnsi"/>
        </w:rPr>
        <w:t>, and James F. Pilkington. 2023. Dialects of Killer Whales in Coastal Northeastern Pacific Waters: A Catalogue of Call Types. https://orca.research.sfu.ca/call-library. Accessed 26 Feb. 2024 (or whatever date you accessed it).</w:t>
      </w:r>
    </w:p>
    <w:p w14:paraId="5B7F0612" w14:textId="77777777" w:rsidR="00D019A3" w:rsidRDefault="00D019A3" w:rsidP="00D019A3">
      <w:pPr>
        <w:spacing w:line="240" w:lineRule="auto"/>
        <w:ind w:left="720" w:hanging="720"/>
        <w:jc w:val="both"/>
        <w:rPr>
          <w:rFonts w:cstheme="minorHAnsi"/>
        </w:rPr>
      </w:pPr>
      <w:r>
        <w:rPr>
          <w:rFonts w:cstheme="minorHAnsi"/>
        </w:rPr>
        <w:t xml:space="preserve">Murphy O (2023) </w:t>
      </w:r>
      <w:proofErr w:type="spellStart"/>
      <w:r>
        <w:rPr>
          <w:rFonts w:cstheme="minorHAnsi"/>
        </w:rPr>
        <w:t>Analysing</w:t>
      </w:r>
      <w:proofErr w:type="spellEnd"/>
      <w:r>
        <w:rPr>
          <w:rFonts w:cstheme="minorHAnsi"/>
        </w:rPr>
        <w:t xml:space="preserve"> marine vessel noise impacts on endangered Southern Resident killer whale acoustic </w:t>
      </w:r>
      <w:proofErr w:type="spellStart"/>
      <w:r>
        <w:rPr>
          <w:rFonts w:cstheme="minorHAnsi"/>
        </w:rPr>
        <w:t>behaviour</w:t>
      </w:r>
      <w:proofErr w:type="spellEnd"/>
      <w:r>
        <w:rPr>
          <w:rFonts w:cstheme="minorHAnsi"/>
        </w:rPr>
        <w:t xml:space="preserve"> during transits of Boundary Pass in the Salish Sea. MSc Thesis, Simon Fraser University </w:t>
      </w:r>
      <w:hyperlink r:id="rId23" w:history="1">
        <w:r>
          <w:rPr>
            <w:rStyle w:val="Hyperlink"/>
            <w:rFonts w:cstheme="minorHAnsi"/>
          </w:rPr>
          <w:t>https://www.sfu.ca/~rjoy/OMurphy_ARP.pdf</w:t>
        </w:r>
      </w:hyperlink>
      <w:r>
        <w:rPr>
          <w:rFonts w:cstheme="minorHAnsi"/>
        </w:rPr>
        <w:t xml:space="preserve"> </w:t>
      </w:r>
    </w:p>
    <w:p w14:paraId="6E11761D" w14:textId="77777777" w:rsidR="00D078EC" w:rsidRDefault="00D078EC" w:rsidP="00D078EC">
      <w:pPr>
        <w:spacing w:line="240" w:lineRule="auto"/>
        <w:ind w:left="720" w:hanging="720"/>
        <w:jc w:val="both"/>
        <w:rPr>
          <w:rFonts w:eastAsia="Times New Roman" w:cstheme="minorHAnsi"/>
          <w:color w:val="222222"/>
        </w:rPr>
      </w:pPr>
    </w:p>
    <w:p w14:paraId="2EED3072" w14:textId="77777777" w:rsidR="00D078EC" w:rsidRDefault="00D078EC" w:rsidP="00D078EC">
      <w:pPr>
        <w:spacing w:line="240" w:lineRule="auto"/>
        <w:ind w:left="720" w:hanging="720"/>
        <w:rPr>
          <w:rFonts w:eastAsia="Times New Roman" w:cstheme="minorHAnsi"/>
          <w:color w:val="222222"/>
        </w:rPr>
      </w:pPr>
      <w:r>
        <w:rPr>
          <w:rFonts w:eastAsia="Times New Roman" w:cstheme="minorHAnsi"/>
          <w:color w:val="222222"/>
        </w:rPr>
        <w:t xml:space="preserve">SIMRES (2020) Hydrophones. </w:t>
      </w:r>
      <w:hyperlink r:id="rId24" w:history="1">
        <w:r>
          <w:rPr>
            <w:rStyle w:val="Hyperlink"/>
            <w:rFonts w:cstheme="minorHAnsi"/>
            <w:color w:val="222222"/>
          </w:rPr>
          <w:t>https://simres.ca/projects/hydrophones/</w:t>
        </w:r>
      </w:hyperlink>
      <w:r>
        <w:rPr>
          <w:rFonts w:eastAsia="Times New Roman" w:cstheme="minorHAnsi"/>
          <w:color w:val="222222"/>
        </w:rPr>
        <w:t xml:space="preserve"> (Accessed February 14 2024)</w:t>
      </w:r>
    </w:p>
    <w:p w14:paraId="0EED8C58" w14:textId="77777777" w:rsidR="00D078EC" w:rsidRPr="00D078EC" w:rsidRDefault="00D078EC" w:rsidP="00D078EC"/>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t xml:space="preserve">Processing – </w:t>
      </w:r>
      <w:r w:rsidRPr="002A6CBA">
        <w:t>How ere the data processed? Filters? Detectors (.</w:t>
      </w:r>
      <w:proofErr w:type="spellStart"/>
      <w:proofErr w:type="gramStart"/>
      <w:r w:rsidRPr="002A6CBA">
        <w:t>e.g</w:t>
      </w:r>
      <w:proofErr w:type="spellEnd"/>
      <w:proofErr w:type="gramEnd"/>
      <w:r w:rsidRPr="002A6CBA">
        <w:t xml:space="preserve"> </w:t>
      </w:r>
      <w:proofErr w:type="spellStart"/>
      <w:r w:rsidRPr="002A6CBA">
        <w:t>Pamguard</w:t>
      </w:r>
      <w:proofErr w:type="spellEnd"/>
      <w:r w:rsidRPr="002A6CBA">
        <w:t xml:space="preserve"> version, whistle moan detector including settings parameters)</w:t>
      </w:r>
    </w:p>
    <w:p w14:paraId="7DD04C57" w14:textId="4914F7DA" w:rsidR="009647C9" w:rsidRPr="006A60BF"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2BCA16B0" w14:textId="77777777" w:rsidR="009647C9" w:rsidRPr="002E6980" w:rsidRDefault="009647C9" w:rsidP="002E6980"/>
    <w:sectPr w:rsidR="009647C9" w:rsidRPr="002E6980" w:rsidSect="007565DB">
      <w:pgSz w:w="12240" w:h="15840"/>
      <w:pgMar w:top="1354"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ilkington, James" w:date="2024-02-23T18:02:00Z" w:initials="PJ">
    <w:p w14:paraId="323736F0" w14:textId="77777777" w:rsidR="003943D6" w:rsidRDefault="003943D6" w:rsidP="003943D6">
      <w:pPr>
        <w:pStyle w:val="CommentText"/>
      </w:pPr>
      <w:r>
        <w:rPr>
          <w:rStyle w:val="CommentReference"/>
        </w:rPr>
        <w:annotationRef/>
      </w:r>
      <w:r>
        <w:t xml:space="preserve">If it is relevant, we used an FFT length of 512 and hop size of 50% (256). </w:t>
      </w:r>
    </w:p>
  </w:comment>
  <w:comment w:id="3" w:author="Kaitlin Palmer" w:date="2024-01-19T23:16:00Z" w:initials="KP">
    <w:p w14:paraId="0B437387" w14:textId="77777777" w:rsidR="003943D6" w:rsidRDefault="003943D6" w:rsidP="003943D6">
      <w:pPr>
        <w:pStyle w:val="CommentText"/>
      </w:pPr>
      <w:r>
        <w:rPr>
          <w:rStyle w:val="CommentReference"/>
        </w:rPr>
        <w:annotationRef/>
      </w:r>
      <w:r>
        <w:t>I’ve gone in and changed any (KW?) that also had an ecotype to KW</w:t>
      </w:r>
    </w:p>
  </w:comment>
  <w:comment w:id="4" w:author="Pilkington, James" w:date="2024-02-23T17:22:00Z" w:initials="KP">
    <w:p w14:paraId="35B3A975" w14:textId="77777777" w:rsidR="003943D6" w:rsidRDefault="003943D6" w:rsidP="003943D6">
      <w:pPr>
        <w:pStyle w:val="CommentText"/>
      </w:pPr>
      <w:r>
        <w:rPr>
          <w:rStyle w:val="CommentReference"/>
        </w:rPr>
        <w:annotationRef/>
      </w:r>
      <w:r>
        <w:t xml:space="preserve">Hi Kate, I don't think that is a good thing to do here. If both, the </w:t>
      </w:r>
      <w:r>
        <w:t xml:space="preserve">Sound.Type and the </w:t>
      </w:r>
      <w:r>
        <w:t xml:space="preserve">KW.Type classes contained question mark, e.g. KW? with KWT?, it would denote uncertainty in the sound being KW, but if it is KW, it could be Bigg's.  There is still uncertainty in all levels, and that uncertainty should remain.  It seems like only 5 out of the ~433K detections falls into this category, is that also how many you have?  I would leave the uncertainty. </w:t>
      </w:r>
    </w:p>
  </w:comment>
  <w:comment w:id="5" w:author="Pilkington, James" w:date="2024-02-23T17:47:00Z" w:initials="PJ">
    <w:p w14:paraId="4878B5CF" w14:textId="77777777" w:rsidR="003943D6" w:rsidRDefault="003943D6" w:rsidP="003943D6">
      <w:pPr>
        <w:pStyle w:val="CommentText"/>
      </w:pPr>
      <w:r>
        <w:rPr>
          <w:rStyle w:val="CommentReference"/>
        </w:rPr>
        <w:annotationRef/>
      </w:r>
      <w:r>
        <w:t>See above comment. I don't think this was the right thing to do, but may be insignificant.</w:t>
      </w:r>
    </w:p>
  </w:comment>
  <w:comment w:id="6" w:author="Pilkington, James" w:date="2024-02-23T17:52:00Z" w:initials="PJ">
    <w:p w14:paraId="59E3AAE7" w14:textId="77777777" w:rsidR="003943D6" w:rsidRDefault="003943D6" w:rsidP="003943D6">
      <w:pPr>
        <w:pStyle w:val="CommentText"/>
      </w:pPr>
      <w:r>
        <w:rPr>
          <w:rStyle w:val="CommentReference"/>
        </w:rPr>
        <w:annotationRef/>
      </w:r>
      <w:r>
        <w:t xml:space="preserve">See following comments about our original dataset size, versus the size you mention.  It may be that the large </w:t>
      </w:r>
      <w:r>
        <w:t xml:space="preserve">discrepency between the size of my original datasets and your version is that someone (Fabio?) may have attempted to deal with harmonics and </w:t>
      </w:r>
      <w:r>
        <w:t>merge  detections if they overlapped significantly in the time domain, which would mean this paragraph is only applicable to our originally submitted datasets and should be changed accordingly once it is determined how the dataset was changed by HALLO/Fabio.</w:t>
      </w:r>
    </w:p>
  </w:comment>
  <w:comment w:id="7" w:author="Pilkington, James" w:date="2024-02-23T17:26:00Z" w:initials="PJ">
    <w:p w14:paraId="0E203E8E" w14:textId="77777777" w:rsidR="003943D6" w:rsidRDefault="003943D6" w:rsidP="003943D6">
      <w:pPr>
        <w:pStyle w:val="CommentText"/>
      </w:pPr>
      <w:r>
        <w:rPr>
          <w:rStyle w:val="CommentReference"/>
        </w:rPr>
        <w:annotationRef/>
      </w:r>
      <w:r>
        <w:t>The text files that we submitted contained 433,324 validated detections. The data was obviously manipulated in some way after it left our hands, which isn't described here at all. I think those other methods need to be described here as well so we all understand what happened to the other 300K detections!</w:t>
      </w:r>
    </w:p>
  </w:comment>
  <w:comment w:id="8" w:author="Pilkington, James" w:date="2024-02-23T17:46:00Z" w:initials="PJ">
    <w:p w14:paraId="060C90E0" w14:textId="77777777" w:rsidR="003943D6" w:rsidRDefault="003943D6" w:rsidP="003943D6">
      <w:pPr>
        <w:pStyle w:val="CommentText"/>
      </w:pPr>
      <w:r>
        <w:rPr>
          <w:rStyle w:val="CommentReference"/>
        </w:rPr>
        <w:annotationRef/>
      </w:r>
      <w:r>
        <w:t>Were all detections overlapping in time merged under the same annotation to remove harmonics??</w:t>
      </w:r>
    </w:p>
  </w:comment>
  <w:comment w:id="9" w:author="Pilkington, James" w:date="2024-02-23T17:56:00Z" w:initials="PJ">
    <w:p w14:paraId="2B1E9933" w14:textId="77777777" w:rsidR="003943D6" w:rsidRDefault="003943D6" w:rsidP="003943D6">
      <w:pPr>
        <w:pStyle w:val="CommentText"/>
      </w:pPr>
      <w:r>
        <w:rPr>
          <w:rStyle w:val="CommentReference"/>
        </w:rPr>
        <w:annotationRef/>
      </w:r>
      <w:r>
        <w:t>This small of a number would suggest that someone already tried merging detections overlapping in time...</w:t>
      </w:r>
    </w:p>
  </w:comment>
  <w:comment w:id="10" w:author="Jennifer Wladichuk" w:date="2024-02-28T10:00:00Z" w:initials="JW">
    <w:p w14:paraId="3E506ABD" w14:textId="77777777" w:rsidR="006A60BF" w:rsidRDefault="006A60BF" w:rsidP="006A60BF">
      <w:pPr>
        <w:pStyle w:val="CommentText"/>
      </w:pPr>
      <w:r>
        <w:rPr>
          <w:rStyle w:val="CommentReference"/>
        </w:rPr>
        <w:annotationRef/>
      </w:r>
      <w:r>
        <w:t>I suggest we use “population” instead of ecotype throughout this DCLDE dataset since we are differentiating between NRKW and SRKW for example,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3736F0" w15:done="0"/>
  <w15:commentEx w15:paraId="0B437387" w15:done="0"/>
  <w15:commentEx w15:paraId="35B3A975" w15:paraIdParent="0B437387" w15:done="0"/>
  <w15:commentEx w15:paraId="4878B5CF" w15:done="0"/>
  <w15:commentEx w15:paraId="59E3AAE7" w15:done="0"/>
  <w15:commentEx w15:paraId="0E203E8E" w15:done="0"/>
  <w15:commentEx w15:paraId="060C90E0" w15:paraIdParent="0E203E8E" w15:done="0"/>
  <w15:commentEx w15:paraId="2B1E9933" w15:done="0"/>
  <w15:commentEx w15:paraId="3E506A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327DB" w16cex:dateUtc="2024-02-23T22:19:00Z"/>
  <w16cex:commentExtensible w16cex:durableId="298327DE" w16cex:dateUtc="2024-02-23T22:19:00Z"/>
  <w16cex:commentExtensible w16cex:durableId="298327DF" w16cex:dateUtc="2024-02-23T22:19:00Z"/>
  <w16cex:commentExtensible w16cex:durableId="298327E0" w16cex:dateUtc="2024-02-23T22:19:00Z"/>
  <w16cex:commentExtensible w16cex:durableId="298327E1" w16cex:dateUtc="2024-02-23T22:19:00Z"/>
  <w16cex:commentExtensible w16cex:durableId="298327E4" w16cex:dateUtc="2024-02-23T22:19:00Z"/>
  <w16cex:commentExtensible w16cex:durableId="298327E5" w16cex:dateUtc="2024-02-23T22:19:00Z"/>
  <w16cex:commentExtensible w16cex:durableId="298327E6" w16cex:dateUtc="2024-02-23T22:19:00Z"/>
  <w16cex:commentExtensible w16cex:durableId="2DE3524B" w16cex:dateUtc="2024-02-28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3736F0" w16cid:durableId="298327DB"/>
  <w16cid:commentId w16cid:paraId="0B437387" w16cid:durableId="298327DE"/>
  <w16cid:commentId w16cid:paraId="35B3A975" w16cid:durableId="298327DF"/>
  <w16cid:commentId w16cid:paraId="4878B5CF" w16cid:durableId="298327E0"/>
  <w16cid:commentId w16cid:paraId="59E3AAE7" w16cid:durableId="298327E1"/>
  <w16cid:commentId w16cid:paraId="0E203E8E" w16cid:durableId="298327E4"/>
  <w16cid:commentId w16cid:paraId="060C90E0" w16cid:durableId="298327E5"/>
  <w16cid:commentId w16cid:paraId="2B1E9933" w16cid:durableId="298327E6"/>
  <w16cid:commentId w16cid:paraId="3E506ABD" w16cid:durableId="2DE352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A53C9" w14:textId="77777777" w:rsidR="00307E69" w:rsidRDefault="00307E69" w:rsidP="004E21D7">
      <w:pPr>
        <w:spacing w:after="0" w:line="240" w:lineRule="auto"/>
      </w:pPr>
      <w:r>
        <w:separator/>
      </w:r>
    </w:p>
  </w:endnote>
  <w:endnote w:type="continuationSeparator" w:id="0">
    <w:p w14:paraId="6D0B1829" w14:textId="77777777" w:rsidR="00307E69" w:rsidRDefault="00307E69" w:rsidP="004E2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92881" w14:textId="77777777" w:rsidR="00307E69" w:rsidRDefault="00307E69" w:rsidP="004E21D7">
      <w:pPr>
        <w:spacing w:after="0" w:line="240" w:lineRule="auto"/>
      </w:pPr>
      <w:r>
        <w:separator/>
      </w:r>
    </w:p>
  </w:footnote>
  <w:footnote w:type="continuationSeparator" w:id="0">
    <w:p w14:paraId="0D1CD03C" w14:textId="77777777" w:rsidR="00307E69" w:rsidRDefault="00307E69" w:rsidP="004E21D7">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rson w15:author="Pilkington, James">
    <w15:presenceInfo w15:providerId="AD" w15:userId="S::James.Pilkington@dfo-mpo.gc.ca::e721d532-9c55-42c1-a8e9-04977154010e"/>
  </w15:person>
  <w15:person w15:author="Jennifer Wladichuk">
    <w15:presenceInfo w15:providerId="AD" w15:userId="S-1-5-21-2362509903-1527038193-540913232-26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218CE"/>
    <w:rsid w:val="00033D9F"/>
    <w:rsid w:val="00043C9C"/>
    <w:rsid w:val="000605D8"/>
    <w:rsid w:val="00063A42"/>
    <w:rsid w:val="00072F46"/>
    <w:rsid w:val="000B74F3"/>
    <w:rsid w:val="000F6C21"/>
    <w:rsid w:val="001017A3"/>
    <w:rsid w:val="00107F3A"/>
    <w:rsid w:val="001129BF"/>
    <w:rsid w:val="00142210"/>
    <w:rsid w:val="001D2641"/>
    <w:rsid w:val="001E1CBC"/>
    <w:rsid w:val="001F48CE"/>
    <w:rsid w:val="002037E4"/>
    <w:rsid w:val="00207F93"/>
    <w:rsid w:val="0021250F"/>
    <w:rsid w:val="002153FF"/>
    <w:rsid w:val="00216FED"/>
    <w:rsid w:val="00250EBC"/>
    <w:rsid w:val="002556A2"/>
    <w:rsid w:val="0026530B"/>
    <w:rsid w:val="00297979"/>
    <w:rsid w:val="002D0523"/>
    <w:rsid w:val="002D7169"/>
    <w:rsid w:val="002E6980"/>
    <w:rsid w:val="002E73F7"/>
    <w:rsid w:val="002F1522"/>
    <w:rsid w:val="00307E69"/>
    <w:rsid w:val="00324695"/>
    <w:rsid w:val="00334EDA"/>
    <w:rsid w:val="00354AED"/>
    <w:rsid w:val="00361A3F"/>
    <w:rsid w:val="0037116E"/>
    <w:rsid w:val="003943D6"/>
    <w:rsid w:val="003C518D"/>
    <w:rsid w:val="003D1FBB"/>
    <w:rsid w:val="003F2F32"/>
    <w:rsid w:val="00401DDD"/>
    <w:rsid w:val="00427D7A"/>
    <w:rsid w:val="0044735B"/>
    <w:rsid w:val="00454892"/>
    <w:rsid w:val="00470D7A"/>
    <w:rsid w:val="004831F0"/>
    <w:rsid w:val="004920D3"/>
    <w:rsid w:val="004A068C"/>
    <w:rsid w:val="004D5CF7"/>
    <w:rsid w:val="004E21D7"/>
    <w:rsid w:val="004F6E1E"/>
    <w:rsid w:val="005257AF"/>
    <w:rsid w:val="00537042"/>
    <w:rsid w:val="00577EF1"/>
    <w:rsid w:val="00581485"/>
    <w:rsid w:val="00590E54"/>
    <w:rsid w:val="00592003"/>
    <w:rsid w:val="00597C36"/>
    <w:rsid w:val="005A146C"/>
    <w:rsid w:val="005C02A9"/>
    <w:rsid w:val="005C68A6"/>
    <w:rsid w:val="005E520A"/>
    <w:rsid w:val="00607534"/>
    <w:rsid w:val="00616812"/>
    <w:rsid w:val="00631AF0"/>
    <w:rsid w:val="00666A1C"/>
    <w:rsid w:val="00681A55"/>
    <w:rsid w:val="006854AD"/>
    <w:rsid w:val="00693F59"/>
    <w:rsid w:val="006A60BF"/>
    <w:rsid w:val="006B086E"/>
    <w:rsid w:val="006D74B9"/>
    <w:rsid w:val="006E0F3F"/>
    <w:rsid w:val="006E66E8"/>
    <w:rsid w:val="0072202B"/>
    <w:rsid w:val="00753377"/>
    <w:rsid w:val="007565DB"/>
    <w:rsid w:val="007726C9"/>
    <w:rsid w:val="007D1BF6"/>
    <w:rsid w:val="007F5D00"/>
    <w:rsid w:val="007F65A0"/>
    <w:rsid w:val="008154A2"/>
    <w:rsid w:val="008406B2"/>
    <w:rsid w:val="00850CB1"/>
    <w:rsid w:val="0087540A"/>
    <w:rsid w:val="00882451"/>
    <w:rsid w:val="00893F1D"/>
    <w:rsid w:val="008A7A81"/>
    <w:rsid w:val="008C22A6"/>
    <w:rsid w:val="008D52DD"/>
    <w:rsid w:val="008D65F3"/>
    <w:rsid w:val="0091471D"/>
    <w:rsid w:val="00945BA6"/>
    <w:rsid w:val="009647C9"/>
    <w:rsid w:val="009726C8"/>
    <w:rsid w:val="00991E72"/>
    <w:rsid w:val="00997C5E"/>
    <w:rsid w:val="009C1135"/>
    <w:rsid w:val="009F45DD"/>
    <w:rsid w:val="00A01A52"/>
    <w:rsid w:val="00A16315"/>
    <w:rsid w:val="00A318A1"/>
    <w:rsid w:val="00A32175"/>
    <w:rsid w:val="00A650E0"/>
    <w:rsid w:val="00A71974"/>
    <w:rsid w:val="00A75C23"/>
    <w:rsid w:val="00A86E0C"/>
    <w:rsid w:val="00A93FC2"/>
    <w:rsid w:val="00A966D6"/>
    <w:rsid w:val="00AB10B0"/>
    <w:rsid w:val="00AB26C7"/>
    <w:rsid w:val="00AC3D35"/>
    <w:rsid w:val="00B21182"/>
    <w:rsid w:val="00B227C9"/>
    <w:rsid w:val="00B31247"/>
    <w:rsid w:val="00B31365"/>
    <w:rsid w:val="00B72365"/>
    <w:rsid w:val="00B811B6"/>
    <w:rsid w:val="00B8585F"/>
    <w:rsid w:val="00B86AC3"/>
    <w:rsid w:val="00BA2B9F"/>
    <w:rsid w:val="00BF6EAC"/>
    <w:rsid w:val="00BF7B85"/>
    <w:rsid w:val="00C02C15"/>
    <w:rsid w:val="00C06113"/>
    <w:rsid w:val="00C12469"/>
    <w:rsid w:val="00C32EDE"/>
    <w:rsid w:val="00C33C76"/>
    <w:rsid w:val="00C50A84"/>
    <w:rsid w:val="00C76441"/>
    <w:rsid w:val="00C766AA"/>
    <w:rsid w:val="00C96E6C"/>
    <w:rsid w:val="00CA0CEE"/>
    <w:rsid w:val="00CC57DD"/>
    <w:rsid w:val="00D019A3"/>
    <w:rsid w:val="00D078EC"/>
    <w:rsid w:val="00D17D1C"/>
    <w:rsid w:val="00D321AB"/>
    <w:rsid w:val="00D33328"/>
    <w:rsid w:val="00D33996"/>
    <w:rsid w:val="00D33CE4"/>
    <w:rsid w:val="00D72DE3"/>
    <w:rsid w:val="00D8081B"/>
    <w:rsid w:val="00D85BFE"/>
    <w:rsid w:val="00D91320"/>
    <w:rsid w:val="00DF38B9"/>
    <w:rsid w:val="00E03AEF"/>
    <w:rsid w:val="00E17060"/>
    <w:rsid w:val="00E2577B"/>
    <w:rsid w:val="00E3379A"/>
    <w:rsid w:val="00E405C9"/>
    <w:rsid w:val="00E54A97"/>
    <w:rsid w:val="00E57C88"/>
    <w:rsid w:val="00E636C8"/>
    <w:rsid w:val="00EC15A0"/>
    <w:rsid w:val="00EE03EF"/>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 w:type="paragraph" w:styleId="Header">
    <w:name w:val="header"/>
    <w:basedOn w:val="Normal"/>
    <w:link w:val="HeaderChar"/>
    <w:uiPriority w:val="99"/>
    <w:unhideWhenUsed/>
    <w:rsid w:val="004E2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7"/>
  </w:style>
  <w:style w:type="paragraph" w:styleId="Footer">
    <w:name w:val="footer"/>
    <w:basedOn w:val="Normal"/>
    <w:link w:val="FooterChar"/>
    <w:uiPriority w:val="99"/>
    <w:unhideWhenUsed/>
    <w:rsid w:val="004E2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7"/>
  </w:style>
  <w:style w:type="paragraph" w:styleId="BodyText">
    <w:name w:val="Body Text"/>
    <w:basedOn w:val="Normal"/>
    <w:link w:val="BodyTextChar"/>
    <w:qFormat/>
    <w:rsid w:val="006A60BF"/>
    <w:pPr>
      <w:spacing w:after="120" w:line="240" w:lineRule="auto"/>
    </w:pPr>
    <w:rPr>
      <w:rFonts w:eastAsia="Times New Roman" w:cs="Times New Roman"/>
      <w:sz w:val="20"/>
      <w:szCs w:val="20"/>
      <w:lang w:val="en-CA" w:eastAsia="en-CA"/>
    </w:rPr>
  </w:style>
  <w:style w:type="character" w:customStyle="1" w:styleId="BodyTextChar">
    <w:name w:val="Body Text Char"/>
    <w:basedOn w:val="DefaultParagraphFont"/>
    <w:link w:val="BodyText"/>
    <w:rsid w:val="006A60BF"/>
    <w:rPr>
      <w:rFonts w:eastAsia="Times New Roman" w:cs="Times New Roman"/>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60490742">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21002932">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14393794">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82272405">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12028459">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563492171">
      <w:bodyDiv w:val="1"/>
      <w:marLeft w:val="0"/>
      <w:marRight w:val="0"/>
      <w:marTop w:val="0"/>
      <w:marBottom w:val="0"/>
      <w:divBdr>
        <w:top w:val="none" w:sz="0" w:space="0" w:color="auto"/>
        <w:left w:val="none" w:sz="0" w:space="0" w:color="auto"/>
        <w:bottom w:val="none" w:sz="0" w:space="0" w:color="auto"/>
        <w:right w:val="none" w:sz="0" w:space="0" w:color="auto"/>
      </w:divBdr>
    </w:div>
    <w:div w:id="611595016">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52560650">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883444923">
      <w:bodyDiv w:val="1"/>
      <w:marLeft w:val="0"/>
      <w:marRight w:val="0"/>
      <w:marTop w:val="0"/>
      <w:marBottom w:val="0"/>
      <w:divBdr>
        <w:top w:val="none" w:sz="0" w:space="0" w:color="auto"/>
        <w:left w:val="none" w:sz="0" w:space="0" w:color="auto"/>
        <w:bottom w:val="none" w:sz="0" w:space="0" w:color="auto"/>
        <w:right w:val="none" w:sz="0" w:space="0" w:color="auto"/>
      </w:divBdr>
    </w:div>
    <w:div w:id="88985008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47685765">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18293888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73903177">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hyperlink" Target="https://liveplatform.ca:8443/stream"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www.nature.com/sdata/policies/editorial-and-publishing-policies" TargetMode="External"/><Relationship Id="rId7" Type="http://schemas.openxmlformats.org/officeDocument/2006/relationships/image" Target="media/image1.png"/><Relationship Id="rId12" Type="http://schemas.openxmlformats.org/officeDocument/2006/relationships/hyperlink" Target="https://oceansonics.com/" TargetMode="External"/><Relationship Id="rId17" Type="http://schemas.openxmlformats.org/officeDocument/2006/relationships/hyperlink" Target="https://oceansonics.com/products/iclisten-sj9/" TargetMode="External"/><Relationship Id="rId25" Type="http://schemas.openxmlformats.org/officeDocument/2006/relationships/fontTable" Target="fontTab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hyperlink" Target="https://liveplatform.ca:8443/strea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open.quiltdata.com/b/acoustic-sandbox/tree/labeled-data/detection/train/" TargetMode="External"/><Relationship Id="rId24" Type="http://schemas.openxmlformats.org/officeDocument/2006/relationships/hyperlink" Target="https://simres.ca/projects/hydrophones/" TargetMode="Externa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sfu.ca/~rjoy/OMurphy_ARP.pdf" TargetMode="External"/><Relationship Id="rId10" Type="http://schemas.openxmlformats.org/officeDocument/2006/relationships/hyperlink" Target="https://www.jasco.com/amar-g4" TargetMode="External"/><Relationship Id="rId19" Type="http://schemas.openxmlformats.org/officeDocument/2006/relationships/hyperlink" Target="https://oceansonics.com/products/iclisten-sj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hyperlink" Target="https://doi.org/10.1111/j.1469-185X.2012.00239.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11778</TotalTime>
  <Pages>19</Pages>
  <Words>6333</Words>
  <Characters>36104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28</cp:revision>
  <dcterms:created xsi:type="dcterms:W3CDTF">2024-02-09T08:12:00Z</dcterms:created>
  <dcterms:modified xsi:type="dcterms:W3CDTF">2024-03-01T18:24:00Z</dcterms:modified>
</cp:coreProperties>
</file>